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color w:val="0070C0"/>
        </w:rPr>
        <w:t xml:space="preserve">REVISION MARKUP: </w:t>
      </w:r>
      <w:r>
        <w:rPr>
          <w:b/>
          <w:i/>
          <w:color w:val="C00000"/>
        </w:rPr>
        <w:t>red strikethrough</w:t>
      </w:r>
      <w:r>
        <w:rPr>
          <w:i/>
        </w:rPr>
        <w:t xml:space="preserve"> = removed/outdated; </w:t>
      </w:r>
      <w:r>
        <w:rPr>
          <w:b/>
          <w:i/>
          <w:color w:val="0070C0"/>
        </w:rPr>
        <w:t>blue</w:t>
      </w:r>
      <w:r>
        <w:rPr>
          <w:i/>
        </w:rPr>
        <w:t xml:space="preserve"> = corrected from the fixed 4-cohort analysis. Only numbers/claims that changed are marked.</w:t>
      </w:r>
    </w:p>
    <w:p w14:paraId="0E380472" w14:textId="2E625146" w:rsidR="006B744E" w:rsidRPr="007C0CCF" w:rsidRDefault="00000000">
      <w:pPr>
        <w:rPr>
          <w:rFonts w:ascii="Times New Roman" w:hAnsi="Times New Roman" w:cs="Times New Roman"/>
        </w:rPr>
      </w:pPr>
      <w:r w:rsidRPr="007C0CCF">
        <w:rPr>
          <w:rFonts w:ascii="Times New Roman" w:eastAsia="Times New Roman" w:hAnsi="Times New Roman" w:cs="Times New Roman"/>
          <w:b/>
        </w:rPr>
        <w:t>Title:</w:t>
      </w:r>
      <w:r w:rsidR="000A32E5" w:rsidRPr="007C0CCF">
        <w:rPr>
          <w:rFonts w:ascii="Times New Roman" w:hAnsi="Times New Roman" w:cs="Times New Roman"/>
        </w:rPr>
        <w:t xml:space="preserve"> </w:t>
      </w:r>
      <w:r w:rsidR="000A32E5" w:rsidRPr="007C0CCF">
        <w:rPr>
          <w:rFonts w:ascii="Times New Roman" w:eastAsia="Times New Roman" w:hAnsi="Times New Roman" w:cs="Times New Roman"/>
          <w:b/>
        </w:rPr>
        <w:t>Global Prediction of Hospital Stay in Traumatic Brain Injury Using Transfer Learning</w:t>
      </w:r>
      <w:r w:rsidR="00164280">
        <w:rPr>
          <w:rFonts w:ascii="Times New Roman" w:eastAsia="Times New Roman" w:hAnsi="Times New Roman" w:cs="Times New Roman"/>
          <w:b/>
        </w:rPr>
        <w:t>: A Multinational, Multicenter Study</w:t>
      </w:r>
    </w:p>
    <w:p w14:paraId="650379CF" w14:textId="77777777" w:rsidR="000A32E5" w:rsidRPr="007C0CCF" w:rsidRDefault="000A32E5" w:rsidP="000A32E5">
      <w:pPr>
        <w:rPr>
          <w:rFonts w:ascii="Times New Roman" w:eastAsia="Times New Roman" w:hAnsi="Times New Roman" w:cs="Times New Roman"/>
          <w:b/>
        </w:rPr>
      </w:pPr>
    </w:p>
    <w:p w14:paraId="231610D0" w14:textId="57FA0C2C" w:rsidR="001510BC" w:rsidRPr="007C0CCF" w:rsidRDefault="00000000" w:rsidP="0081134A">
      <w:pPr>
        <w:rPr>
          <w:rFonts w:ascii="Times New Roman" w:eastAsia="Times New Roman" w:hAnsi="Times New Roman" w:cs="Times New Roman"/>
        </w:rPr>
      </w:pPr>
      <w:r w:rsidRPr="007C0CCF">
        <w:rPr>
          <w:rFonts w:ascii="Times New Roman" w:eastAsia="Times New Roman" w:hAnsi="Times New Roman" w:cs="Times New Roman"/>
          <w:b/>
        </w:rPr>
        <w:t>Abstract</w:t>
      </w:r>
    </w:p>
    <w:p w14:paraId="47067898" w14:textId="73E6904F" w:rsidR="001510BC" w:rsidRDefault="001510BC">
      <w:pPr>
        <w:rPr>
          <w:rFonts w:ascii="Times New Roman" w:eastAsia="Times New Roman" w:hAnsi="Times New Roman" w:cs="Times New Roman"/>
          <w:b/>
          <w:bCs/>
        </w:rPr>
      </w:pPr>
      <w:r w:rsidRPr="007C0CCF">
        <w:rPr>
          <w:rFonts w:ascii="Times New Roman" w:eastAsia="Times New Roman" w:hAnsi="Times New Roman" w:cs="Times New Roman"/>
          <w:b/>
          <w:bCs/>
        </w:rPr>
        <w:t>Objective</w:t>
      </w:r>
    </w:p>
    <w:p w14:paraId="4900184E" w14:textId="70DC1328" w:rsidR="001510BC" w:rsidRDefault="0081134A" w:rsidP="0081134A">
      <w:pPr>
        <w:rPr>
          <w:rFonts w:ascii="Times New Roman" w:eastAsia="Times New Roman" w:hAnsi="Times New Roman" w:cs="Times New Roman"/>
        </w:rPr>
      </w:pPr>
      <w:r w:rsidRPr="007C0CCF">
        <w:rPr>
          <w:rFonts w:ascii="Times New Roman" w:eastAsia="Times New Roman" w:hAnsi="Times New Roman" w:cs="Times New Roman"/>
        </w:rPr>
        <w:t>Length of stay (LOS) after traumatic brain injury (TBI) is influenced by both clinical severity and system-level pressures, yet most prognostic models are built on single datasets and face challenges in generalizing across diverse settings. Few-shot transfer learning (TL) allows models trained on one population to be adapted to new cohorts with minimal data, improving performance in resource-limited, heterogenous contexts.</w:t>
      </w:r>
      <w:r>
        <w:rPr>
          <w:rFonts w:ascii="Times New Roman" w:eastAsia="Times New Roman" w:hAnsi="Times New Roman" w:cs="Times New Roman"/>
        </w:rPr>
        <w:t xml:space="preserve"> </w:t>
      </w:r>
      <w:r w:rsidR="001510BC" w:rsidRPr="007C0CCF">
        <w:rPr>
          <w:rFonts w:ascii="Times New Roman" w:eastAsia="Times New Roman" w:hAnsi="Times New Roman" w:cs="Times New Roman"/>
        </w:rPr>
        <w:t xml:space="preserve">We evaluate whether </w:t>
      </w:r>
      <w:r w:rsidR="00345243" w:rsidRPr="007C0CCF">
        <w:rPr>
          <w:rFonts w:ascii="Times New Roman" w:eastAsia="Times New Roman" w:hAnsi="Times New Roman" w:cs="Times New Roman"/>
        </w:rPr>
        <w:t>TL</w:t>
      </w:r>
      <w:r w:rsidR="001510BC" w:rsidRPr="007C0CCF">
        <w:rPr>
          <w:rFonts w:ascii="Times New Roman" w:eastAsia="Times New Roman" w:hAnsi="Times New Roman" w:cs="Times New Roman"/>
        </w:rPr>
        <w:t xml:space="preserve"> with can improve LOS </w:t>
      </w:r>
      <w:r w:rsidR="000A32E5" w:rsidRPr="007C0CCF">
        <w:rPr>
          <w:rFonts w:ascii="Times New Roman" w:eastAsia="Times New Roman" w:hAnsi="Times New Roman" w:cs="Times New Roman"/>
        </w:rPr>
        <w:t xml:space="preserve">survival modeling </w:t>
      </w:r>
      <w:r w:rsidR="001510BC" w:rsidRPr="007C0CCF">
        <w:rPr>
          <w:rFonts w:ascii="Times New Roman" w:eastAsia="Times New Roman" w:hAnsi="Times New Roman" w:cs="Times New Roman"/>
        </w:rPr>
        <w:t>across international TBI cohorts.</w:t>
      </w:r>
    </w:p>
    <w:p w14:paraId="7AAA0CDA" w14:textId="77777777" w:rsidR="0081134A" w:rsidRDefault="0081134A" w:rsidP="0081134A">
      <w:pPr>
        <w:rPr>
          <w:rFonts w:ascii="Times New Roman" w:eastAsia="Times New Roman" w:hAnsi="Times New Roman" w:cs="Times New Roman"/>
        </w:rPr>
      </w:pPr>
    </w:p>
    <w:p w14:paraId="1071C602" w14:textId="734093FF" w:rsidR="0081134A" w:rsidRDefault="0081134A" w:rsidP="0081134A">
      <w:pPr>
        <w:rPr>
          <w:rFonts w:ascii="Times New Roman" w:eastAsia="Times New Roman" w:hAnsi="Times New Roman" w:cs="Times New Roman"/>
          <w:b/>
          <w:bCs/>
        </w:rPr>
      </w:pPr>
      <w:r>
        <w:rPr>
          <w:rFonts w:ascii="Times New Roman" w:eastAsia="Times New Roman" w:hAnsi="Times New Roman" w:cs="Times New Roman"/>
          <w:b/>
          <w:bCs/>
        </w:rPr>
        <w:t>Study Design</w:t>
      </w:r>
    </w:p>
    <w:p w14:paraId="6BE10B7A" w14:textId="36948F02" w:rsidR="0081134A" w:rsidRPr="0081134A" w:rsidRDefault="0081134A" w:rsidP="0081134A">
      <w:pPr>
        <w:rPr>
          <w:rFonts w:ascii="Times New Roman" w:eastAsia="Times New Roman" w:hAnsi="Times New Roman" w:cs="Times New Roman"/>
        </w:rPr>
      </w:pPr>
      <w:r w:rsidRPr="0081134A">
        <w:rPr>
          <w:rFonts w:ascii="Times New Roman" w:eastAsia="Times New Roman" w:hAnsi="Times New Roman" w:cs="Times New Roman"/>
        </w:rPr>
        <w:t>A retrospective, multi-cohort machine-learning study applying few-shot transfer learning</w:t>
      </w:r>
      <w:r>
        <w:rPr>
          <w:rFonts w:ascii="Times New Roman" w:eastAsia="Times New Roman" w:hAnsi="Times New Roman" w:cs="Times New Roman"/>
        </w:rPr>
        <w:t xml:space="preserve"> to global survival models.</w:t>
      </w:r>
    </w:p>
    <w:p w14:paraId="3A4BEF66" w14:textId="77777777" w:rsidR="001510BC" w:rsidRPr="007C0CCF" w:rsidRDefault="001510BC">
      <w:pPr>
        <w:rPr>
          <w:rFonts w:ascii="Times New Roman" w:eastAsia="Times New Roman" w:hAnsi="Times New Roman" w:cs="Times New Roman"/>
        </w:rPr>
      </w:pPr>
    </w:p>
    <w:p w14:paraId="48D294DC" w14:textId="2FA89059" w:rsidR="001510BC" w:rsidRPr="007C0CCF" w:rsidRDefault="001510BC">
      <w:pPr>
        <w:rPr>
          <w:rFonts w:ascii="Times New Roman" w:eastAsia="Times New Roman" w:hAnsi="Times New Roman" w:cs="Times New Roman"/>
        </w:rPr>
      </w:pPr>
      <w:r w:rsidRPr="007C0CCF">
        <w:rPr>
          <w:rFonts w:ascii="Times New Roman" w:eastAsia="Times New Roman" w:hAnsi="Times New Roman" w:cs="Times New Roman"/>
          <w:b/>
          <w:bCs/>
        </w:rPr>
        <w:t>Methods</w:t>
      </w:r>
    </w:p>
    <w:p w14:paraId="21D08725" w14:textId="7FA8613A" w:rsidR="001510BC" w:rsidRPr="007C0CCF" w:rsidRDefault="001510BC" w:rsidP="00345243">
      <w:pPr>
        <w:rPr>
          <w:rFonts w:ascii="Times New Roman" w:eastAsia="Times New Roman" w:hAnsi="Times New Roman" w:cs="Times New Roman"/>
        </w:rPr>
      </w:pPr>
      <w:r w:rsidRPr="007C0CCF">
        <w:rPr>
          <w:rFonts w:ascii="Times New Roman" w:eastAsia="Times New Roman" w:hAnsi="Times New Roman" w:cs="Times New Roman"/>
        </w:rPr>
        <w:t>We analyzed four TBI cohorts spanning India, Jordan, Florida (USA), and California (USA</w:t>
      </w:r>
      <w:r w:rsidR="00345243" w:rsidRPr="007C0CCF">
        <w:rPr>
          <w:rFonts w:ascii="Times New Roman" w:eastAsia="Times New Roman" w:hAnsi="Times New Roman" w:cs="Times New Roman"/>
        </w:rPr>
        <w:t xml:space="preserve">), each representing distinct populations: the Indian dataset was multi-center, the Jordanian cohort consisted of pediatric patients, the California cohort had adults with measured blood alcohol concentration, and the Florida cohort comprised adults with severe blunt TBI admitted to intensive care. </w:t>
      </w:r>
      <w:r w:rsidRPr="007C0CCF">
        <w:rPr>
          <w:rFonts w:ascii="Times New Roman" w:eastAsia="Times New Roman" w:hAnsi="Times New Roman" w:cs="Times New Roman"/>
        </w:rPr>
        <w:t xml:space="preserve">Gradient Boosting Survival Analysis models were trained under baseline, standard </w:t>
      </w:r>
      <w:r w:rsidR="00345243" w:rsidRPr="007C0CCF">
        <w:rPr>
          <w:rFonts w:ascii="Times New Roman" w:eastAsia="Times New Roman" w:hAnsi="Times New Roman" w:cs="Times New Roman"/>
        </w:rPr>
        <w:t>TL</w:t>
      </w:r>
      <w:r w:rsidRPr="007C0CCF">
        <w:rPr>
          <w:rFonts w:ascii="Times New Roman" w:eastAsia="Times New Roman" w:hAnsi="Times New Roman" w:cs="Times New Roman"/>
        </w:rPr>
        <w:t xml:space="preserve">, and weighted </w:t>
      </w:r>
      <w:r w:rsidR="00345243" w:rsidRPr="007C0CCF">
        <w:rPr>
          <w:rFonts w:ascii="Times New Roman" w:eastAsia="Times New Roman" w:hAnsi="Times New Roman" w:cs="Times New Roman"/>
        </w:rPr>
        <w:t>TL conditions</w:t>
      </w:r>
      <w:r w:rsidRPr="007C0CCF">
        <w:rPr>
          <w:rFonts w:ascii="Times New Roman" w:eastAsia="Times New Roman" w:hAnsi="Times New Roman" w:cs="Times New Roman"/>
        </w:rPr>
        <w:t xml:space="preserve">. Few-shot fine-tuning was performed using 5%, 10%, and 20% of target cohort data and evaluated using the concordance index (C-index) and time-dependent AUC. </w:t>
      </w:r>
    </w:p>
    <w:p w14:paraId="01D32E60" w14:textId="77777777" w:rsidR="001510BC" w:rsidRPr="007C0CCF" w:rsidRDefault="001510BC">
      <w:pPr>
        <w:rPr>
          <w:rFonts w:ascii="Times New Roman" w:eastAsia="Times New Roman" w:hAnsi="Times New Roman" w:cs="Times New Roman"/>
        </w:rPr>
      </w:pPr>
    </w:p>
    <w:p w14:paraId="21B878DB" w14:textId="27C42963" w:rsidR="001510BC" w:rsidRPr="007C0CCF" w:rsidRDefault="001510BC">
      <w:pPr>
        <w:rPr>
          <w:rFonts w:ascii="Times New Roman" w:eastAsia="Times New Roman" w:hAnsi="Times New Roman" w:cs="Times New Roman"/>
        </w:rPr>
      </w:pPr>
      <w:r w:rsidRPr="007C0CCF">
        <w:rPr>
          <w:rFonts w:ascii="Times New Roman" w:eastAsia="Times New Roman" w:hAnsi="Times New Roman" w:cs="Times New Roman"/>
          <w:b/>
          <w:bCs/>
        </w:rPr>
        <w:t>Results</w:t>
      </w:r>
    </w:p>
    <w:p w14:paraId="2DD48A2E" w14:textId="65A6580E" w:rsidR="001510BC" w:rsidRPr="007C0CCF" w:rsidRDefault="001510BC">
      <w:pPr>
        <w:rPr>
          <w:rFonts w:ascii="Times New Roman" w:eastAsia="Times New Roman" w:hAnsi="Times New Roman" w:cs="Times New Roman"/>
        </w:rPr>
      </w:pPr>
      <w:r w:rsidRPr="007C0CCF">
        <w:rPr>
          <w:rFonts w:ascii="Times New Roman" w:eastAsia="Times New Roman" w:hAnsi="Times New Roman" w:cs="Times New Roman"/>
        </w:rPr>
        <w:t xml:space="preserve">Transfer learning </w:t>
      </w:r>
      <w:r w:rsidR="00345243" w:rsidRPr="007C0CCF">
        <w:rPr>
          <w:rFonts w:ascii="Times New Roman" w:eastAsia="Times New Roman" w:hAnsi="Times New Roman" w:cs="Times New Roman"/>
        </w:rPr>
        <w:t xml:space="preserve">consistently provided stronger C-indices compared to baseline models, with the greatest gains at the 5% and 10% fine-tuning levels. </w:t>
      </w:r>
      <w:r w:rsidR="00345243" w:rsidRPr="007C0CCF">
        <w:rPr>
          <w:rFonts w:ascii="Times New Roman" w:eastAsia="Times New Roman" w:hAnsi="Times New Roman" w:cs="Times New Roman"/>
          <w:color w:val="C00000"/>
          <w:strike/>
        </w:rPr>
        <w:t xml:space="preserve">Weighted TL achieved the largest gains, raising C-index from 0.16 to 0.69 (India→Jordan) and from 0.51 to 0.86 (India→California) with only 5% of target data.</w:t>
      </w:r>
      <w:r w:rsidR="00345243" w:rsidRPr="007C0CCF">
        <w:rPr>
          <w:rFonts w:ascii="Times New Roman" w:eastAsia="Times New Roman" w:hAnsi="Times New Roman" w:cs="Times New Roman"/>
          <w:color w:val="0070C0"/>
        </w:rPr>
        <w:t xml:space="preserve"> </w:t>
      </w:r>
      <w:r w:rsidR="00345243" w:rsidRPr="007C0CCF">
        <w:rPr>
          <w:rFonts w:ascii="Times New Roman" w:eastAsia="Times New Roman" w:hAnsi="Times New Roman" w:cs="Times New Roman"/>
          <w:color w:val="0070C0"/>
        </w:rPr>
        <w:t xml:space="preserve">Both standard and weighted TL improved discrimination over baseline, with the largest, statistically significant gains when adapting to small, epidemiologically distinct cohorts—raising the C-index from 0.60 to 0.81 (India→Jordan) and from 0.62 to 0.82 (India→California) with only 5% of target data (Wilcoxon p&lt;0.001); standard and weighted TL performed comparably.</w:t>
      </w:r>
      <w:r w:rsidR="00345243" w:rsidRPr="007C0CCF">
        <w:rPr>
          <w:rFonts w:ascii="Times New Roman" w:eastAsia="Times New Roman" w:hAnsi="Times New Roman" w:cs="Times New Roman"/>
        </w:rPr>
        <w:t xml:space="preserve"> Benefits were diminished when transferring between similar cohorts (e.g., Florida↔California).</w:t>
      </w:r>
    </w:p>
    <w:p w14:paraId="22078DE0" w14:textId="77777777" w:rsidR="00345243" w:rsidRPr="007C0CCF" w:rsidRDefault="00345243">
      <w:pPr>
        <w:rPr>
          <w:rFonts w:ascii="Times New Roman" w:eastAsia="Times New Roman" w:hAnsi="Times New Roman" w:cs="Times New Roman"/>
        </w:rPr>
      </w:pPr>
    </w:p>
    <w:p w14:paraId="09B577BF" w14:textId="7C8CCAA3" w:rsidR="00345243" w:rsidRPr="007C0CCF" w:rsidRDefault="00345243" w:rsidP="00345243">
      <w:pPr>
        <w:rPr>
          <w:rFonts w:ascii="Times New Roman" w:eastAsia="Times New Roman" w:hAnsi="Times New Roman" w:cs="Times New Roman"/>
          <w:b/>
          <w:bCs/>
        </w:rPr>
      </w:pPr>
      <w:r w:rsidRPr="007C0CCF">
        <w:rPr>
          <w:rFonts w:ascii="Times New Roman" w:eastAsia="Times New Roman" w:hAnsi="Times New Roman" w:cs="Times New Roman"/>
          <w:b/>
          <w:bCs/>
        </w:rPr>
        <w:t>Conclusion</w:t>
      </w:r>
    </w:p>
    <w:p w14:paraId="74069647" w14:textId="30405CDB" w:rsidR="00345243" w:rsidRPr="007C0CCF" w:rsidRDefault="00345243" w:rsidP="00345243">
      <w:pPr>
        <w:rPr>
          <w:rFonts w:ascii="Times New Roman" w:eastAsia="Times New Roman" w:hAnsi="Times New Roman" w:cs="Times New Roman"/>
        </w:rPr>
      </w:pPr>
      <w:r w:rsidRPr="007C0CCF">
        <w:rPr>
          <w:rFonts w:ascii="Times New Roman" w:eastAsia="Times New Roman" w:hAnsi="Times New Roman" w:cs="Times New Roman"/>
        </w:rPr>
        <w:t>Few-shot TL improves LOS prediction across heterogeneous TBI cohorts, providing a data-driven strategy for global prognostication and resource planning. Prospective validation and extension to rural populations are needed.</w:t>
      </w:r>
    </w:p>
    <w:p w14:paraId="1BC5BCF9" w14:textId="77777777" w:rsidR="006B744E" w:rsidRPr="007C0CCF" w:rsidRDefault="006B744E">
      <w:pPr>
        <w:rPr>
          <w:rFonts w:ascii="Times New Roman" w:eastAsia="Times New Roman" w:hAnsi="Times New Roman" w:cs="Times New Roman"/>
        </w:rPr>
      </w:pPr>
    </w:p>
    <w:p w14:paraId="0BEF5F5F" w14:textId="5A74DB23" w:rsidR="006B744E" w:rsidRPr="007C0CCF" w:rsidRDefault="00DC5EC8">
      <w:pPr>
        <w:rPr>
          <w:rFonts w:ascii="Times New Roman" w:eastAsia="Times New Roman" w:hAnsi="Times New Roman" w:cs="Times New Roman"/>
        </w:rPr>
      </w:pPr>
      <w:r w:rsidRPr="007C0CCF">
        <w:rPr>
          <w:rFonts w:ascii="Times New Roman" w:eastAsia="Times New Roman" w:hAnsi="Times New Roman" w:cs="Times New Roman"/>
          <w:b/>
          <w:bCs/>
        </w:rPr>
        <w:t xml:space="preserve">Keywords: </w:t>
      </w:r>
      <w:r w:rsidRPr="007C0CCF">
        <w:rPr>
          <w:rFonts w:ascii="Times New Roman" w:eastAsia="Times New Roman" w:hAnsi="Times New Roman" w:cs="Times New Roman"/>
        </w:rPr>
        <w:t>Traumatic Brain Injury,</w:t>
      </w:r>
      <w:r w:rsidRPr="007C0CCF">
        <w:rPr>
          <w:rFonts w:ascii="Times New Roman" w:eastAsia="Times New Roman" w:hAnsi="Times New Roman" w:cs="Times New Roman"/>
          <w:b/>
          <w:bCs/>
        </w:rPr>
        <w:t xml:space="preserve"> </w:t>
      </w:r>
      <w:r w:rsidRPr="007C0CCF">
        <w:rPr>
          <w:rFonts w:ascii="Times New Roman" w:eastAsia="Times New Roman" w:hAnsi="Times New Roman" w:cs="Times New Roman"/>
        </w:rPr>
        <w:t>Length of Stay, Transfer Learning, Survival Analysis, Machine Learning</w:t>
      </w:r>
    </w:p>
    <w:p w14:paraId="792A7ADA" w14:textId="77777777" w:rsidR="006B744E" w:rsidRPr="007C0CCF" w:rsidRDefault="006B744E">
      <w:pPr>
        <w:rPr>
          <w:rFonts w:ascii="Times New Roman" w:eastAsia="Times New Roman" w:hAnsi="Times New Roman" w:cs="Times New Roman"/>
        </w:rPr>
      </w:pPr>
    </w:p>
    <w:p w14:paraId="6DB7F800" w14:textId="77777777" w:rsidR="006B744E" w:rsidRPr="007C0CCF" w:rsidRDefault="006B744E">
      <w:pPr>
        <w:rPr>
          <w:rFonts w:ascii="Times New Roman" w:eastAsia="Times New Roman" w:hAnsi="Times New Roman" w:cs="Times New Roman"/>
        </w:rPr>
      </w:pPr>
    </w:p>
    <w:p w14:paraId="45B20D1D" w14:textId="77777777" w:rsidR="006B744E" w:rsidRPr="007C0CCF" w:rsidRDefault="006B744E">
      <w:pPr>
        <w:rPr>
          <w:rFonts w:ascii="Times New Roman" w:eastAsia="Times New Roman" w:hAnsi="Times New Roman" w:cs="Times New Roman"/>
        </w:rPr>
      </w:pPr>
    </w:p>
    <w:p w14:paraId="5AADE7C7" w14:textId="77777777" w:rsidR="006B744E" w:rsidRDefault="006B744E">
      <w:pPr>
        <w:rPr>
          <w:rFonts w:ascii="Times New Roman" w:eastAsia="Times New Roman" w:hAnsi="Times New Roman" w:cs="Times New Roman"/>
        </w:rPr>
      </w:pPr>
    </w:p>
    <w:p w14:paraId="0A845D6E" w14:textId="77777777" w:rsidR="00996D44" w:rsidRDefault="00996D44">
      <w:pPr>
        <w:rPr>
          <w:rFonts w:ascii="Times New Roman" w:eastAsia="Times New Roman" w:hAnsi="Times New Roman" w:cs="Times New Roman"/>
        </w:rPr>
      </w:pPr>
    </w:p>
    <w:p w14:paraId="25989143" w14:textId="77777777" w:rsidR="00996D44" w:rsidRDefault="00996D44">
      <w:pPr>
        <w:rPr>
          <w:rFonts w:ascii="Times New Roman" w:eastAsia="Times New Roman" w:hAnsi="Times New Roman" w:cs="Times New Roman"/>
        </w:rPr>
      </w:pPr>
    </w:p>
    <w:p w14:paraId="22AA8893" w14:textId="6827EBD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rPr>
        <w:lastRenderedPageBreak/>
        <w:t xml:space="preserve">Introduction </w:t>
      </w:r>
    </w:p>
    <w:p w14:paraId="034629C7" w14:textId="77777777" w:rsidR="006B744E" w:rsidRPr="007C0CCF" w:rsidRDefault="00000000">
      <w:pPr>
        <w:rPr>
          <w:rFonts w:ascii="Times New Roman" w:hAnsi="Times New Roman" w:cs="Times New Roman"/>
        </w:rPr>
      </w:pPr>
      <w:r w:rsidRPr="007C0CCF">
        <w:rPr>
          <w:rFonts w:ascii="Times New Roman" w:eastAsia="Times New Roman" w:hAnsi="Times New Roman" w:cs="Times New Roman"/>
        </w:rPr>
        <w:t>Traumatic Brain Injury (TBI) causes an estimated 27.16 million new cases globally in 2019 and contributes 7.08 million years lived with disability (YLDs) worldwide.</w:t>
      </w:r>
      <w:hyperlink r:id="rId6">
        <w:r w:rsidR="006B744E" w:rsidRPr="007C0CCF">
          <w:rPr>
            <w:rFonts w:ascii="Times New Roman" w:hAnsi="Times New Roman" w:cs="Times New Roman"/>
            <w:vertAlign w:val="superscript"/>
          </w:rPr>
          <w:t>1</w:t>
        </w:r>
      </w:hyperlink>
      <w:r w:rsidRPr="007C0CCF">
        <w:rPr>
          <w:rFonts w:ascii="Times New Roman" w:eastAsia="Times New Roman" w:hAnsi="Times New Roman" w:cs="Times New Roman"/>
        </w:rPr>
        <w:t xml:space="preserve"> TBI remains a major contributor to global morbidity, mortality, and long-term disability across age groups.</w:t>
      </w:r>
      <w:hyperlink r:id="rId7">
        <w:r w:rsidR="006B744E" w:rsidRPr="007C0CCF">
          <w:rPr>
            <w:rFonts w:ascii="Times New Roman" w:hAnsi="Times New Roman" w:cs="Times New Roman"/>
            <w:vertAlign w:val="superscript"/>
          </w:rPr>
          <w:t>2</w:t>
        </w:r>
      </w:hyperlink>
      <w:r w:rsidRPr="007C0CCF">
        <w:rPr>
          <w:rFonts w:ascii="Times New Roman" w:eastAsia="Times New Roman" w:hAnsi="Times New Roman" w:cs="Times New Roman"/>
        </w:rPr>
        <w:t xml:space="preserve"> Each year, tens of millions of people sustain TBIs, and a substantial proportion suffer lasting physical, cognitive, or psychological impairments requiring extensive care.</w:t>
      </w:r>
      <w:hyperlink r:id="rId8">
        <w:r w:rsidR="006B744E" w:rsidRPr="007C0CCF">
          <w:rPr>
            <w:rFonts w:ascii="Times New Roman" w:hAnsi="Times New Roman" w:cs="Times New Roman"/>
            <w:vertAlign w:val="superscript"/>
          </w:rPr>
          <w:t>3</w:t>
        </w:r>
      </w:hyperlink>
      <w:r w:rsidRPr="007C0CCF">
        <w:rPr>
          <w:rFonts w:ascii="Times New Roman" w:eastAsia="Times New Roman" w:hAnsi="Times New Roman" w:cs="Times New Roman"/>
        </w:rPr>
        <w:t xml:space="preserve"> Early risk stratification is important in guiding acute clinical decision-making and triage in TBI.</w:t>
      </w:r>
      <w:hyperlink r:id="rId9">
        <w:r w:rsidR="006B744E" w:rsidRPr="007C0CCF">
          <w:rPr>
            <w:rFonts w:ascii="Times New Roman" w:hAnsi="Times New Roman" w:cs="Times New Roman"/>
            <w:vertAlign w:val="superscript"/>
          </w:rPr>
          <w:t>4,5</w:t>
        </w:r>
      </w:hyperlink>
    </w:p>
    <w:p w14:paraId="35BD5783" w14:textId="77777777" w:rsidR="006B744E" w:rsidRPr="007C0CCF" w:rsidRDefault="006B744E">
      <w:pPr>
        <w:rPr>
          <w:rFonts w:ascii="Times New Roman" w:eastAsia="Times New Roman" w:hAnsi="Times New Roman" w:cs="Times New Roman"/>
        </w:rPr>
      </w:pPr>
    </w:p>
    <w:p w14:paraId="3BD31A7A" w14:textId="77777777" w:rsidR="006B744E" w:rsidRPr="007C0CCF" w:rsidRDefault="00000000">
      <w:pPr>
        <w:rPr>
          <w:rFonts w:ascii="Times New Roman" w:hAnsi="Times New Roman" w:cs="Times New Roman"/>
        </w:rPr>
      </w:pPr>
      <w:r w:rsidRPr="007C0CCF">
        <w:rPr>
          <w:rFonts w:ascii="Times New Roman" w:eastAsia="Times New Roman" w:hAnsi="Times New Roman" w:cs="Times New Roman"/>
        </w:rPr>
        <w:t>TBI burden and outcomes vary intensively across geography, with low/middle-income countries bearing a disproportionate share of disability and deaths.</w:t>
      </w:r>
      <w:hyperlink r:id="rId10">
        <w:r w:rsidR="006B744E" w:rsidRPr="007C0CCF">
          <w:rPr>
            <w:rFonts w:ascii="Times New Roman" w:hAnsi="Times New Roman" w:cs="Times New Roman"/>
            <w:vertAlign w:val="superscript"/>
          </w:rPr>
          <w:t>6</w:t>
        </w:r>
      </w:hyperlink>
      <w:r w:rsidRPr="007C0CCF">
        <w:rPr>
          <w:rFonts w:ascii="Times New Roman" w:eastAsia="Times New Roman" w:hAnsi="Times New Roman" w:cs="Times New Roman"/>
        </w:rPr>
        <w:t xml:space="preserve"> Mortality following TBI is 2–3 times higher in low- and middle-income countries, due to gaps in pre-hospital care, delays to neuroimaging, and limited neurosurgical resources.</w:t>
      </w:r>
      <w:hyperlink r:id="rId11">
        <w:r w:rsidR="006B744E" w:rsidRPr="007C0CCF">
          <w:rPr>
            <w:rFonts w:ascii="Times New Roman" w:hAnsi="Times New Roman" w:cs="Times New Roman"/>
            <w:vertAlign w:val="superscript"/>
          </w:rPr>
          <w:t>7</w:t>
        </w:r>
      </w:hyperlink>
      <w:r w:rsidRPr="007C0CCF">
        <w:rPr>
          <w:rFonts w:ascii="Times New Roman" w:eastAsia="Times New Roman" w:hAnsi="Times New Roman" w:cs="Times New Roman"/>
        </w:rPr>
        <w:t xml:space="preserve"> Resource-constrained settings generally lack strong emergency care infrastructure and access to neuroimaging or neurosurgical services, which limits both clinical care and data collection. Building local prognostic models in such settings is challenging due to small sample sizes, missing data, and heterogeneity in injury mechanisms and care pathways.</w:t>
      </w:r>
      <w:hyperlink r:id="rId12">
        <w:r w:rsidR="006B744E" w:rsidRPr="007C0CCF">
          <w:rPr>
            <w:rFonts w:ascii="Times New Roman" w:hAnsi="Times New Roman" w:cs="Times New Roman"/>
            <w:vertAlign w:val="superscript"/>
          </w:rPr>
          <w:t>5</w:t>
        </w:r>
      </w:hyperlink>
      <w:r w:rsidRPr="007C0CCF">
        <w:rPr>
          <w:rFonts w:ascii="Times New Roman" w:eastAsia="Times New Roman" w:hAnsi="Times New Roman" w:cs="Times New Roman"/>
        </w:rPr>
        <w:t xml:space="preserve"> Several prognostic models have been developed for TBI, including well-known scoring systems such as IMPACT and CRASH built on large prospective cohorts using traditional regression methods.</w:t>
      </w:r>
      <w:hyperlink r:id="rId13">
        <w:r w:rsidR="006B744E" w:rsidRPr="007C0CCF">
          <w:rPr>
            <w:rFonts w:ascii="Times New Roman" w:hAnsi="Times New Roman" w:cs="Times New Roman"/>
            <w:vertAlign w:val="superscript"/>
          </w:rPr>
          <w:t>4,5</w:t>
        </w:r>
      </w:hyperlink>
    </w:p>
    <w:p w14:paraId="2CAB9BA7" w14:textId="77777777" w:rsidR="006B744E" w:rsidRPr="007C0CCF" w:rsidRDefault="006B744E">
      <w:pPr>
        <w:rPr>
          <w:rFonts w:ascii="Times New Roman" w:eastAsia="Times New Roman" w:hAnsi="Times New Roman" w:cs="Times New Roman"/>
        </w:rPr>
      </w:pPr>
    </w:p>
    <w:p w14:paraId="4E7F2DA2"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These models often derive from internal datasets and may lack generalizability to external or global populations.</w:t>
      </w:r>
      <w:hyperlink r:id="rId14">
        <w:r w:rsidR="006B744E" w:rsidRPr="007C0CCF">
          <w:rPr>
            <w:rFonts w:ascii="Times New Roman" w:hAnsi="Times New Roman" w:cs="Times New Roman"/>
            <w:vertAlign w:val="superscript"/>
          </w:rPr>
          <w:t>4</w:t>
        </w:r>
      </w:hyperlink>
      <w:r w:rsidRPr="007C0CCF">
        <w:rPr>
          <w:rFonts w:ascii="Times New Roman" w:eastAsia="Times New Roman" w:hAnsi="Times New Roman" w:cs="Times New Roman"/>
        </w:rPr>
        <w:t xml:space="preserve"> More recently, machine learning approaches have been used to predict outcomes such as prognosis and length of hospital stay in TBI.</w:t>
      </w:r>
      <w:hyperlink r:id="rId15">
        <w:r w:rsidR="006B744E" w:rsidRPr="007C0CCF">
          <w:rPr>
            <w:rFonts w:ascii="Times New Roman" w:hAnsi="Times New Roman" w:cs="Times New Roman"/>
            <w:vertAlign w:val="superscript"/>
          </w:rPr>
          <w:t>4</w:t>
        </w:r>
      </w:hyperlink>
      <w:r w:rsidRPr="007C0CCF">
        <w:rPr>
          <w:rFonts w:ascii="Times New Roman" w:eastAsia="Times New Roman" w:hAnsi="Times New Roman" w:cs="Times New Roman"/>
        </w:rPr>
        <w:t xml:space="preserve"> For instance, Babel et al. (2025) applied ML to predict prolonged hospital stay in TBI, but dichotomized length of stay based on varied definitions, limiting interpretability and consistency.</w:t>
      </w:r>
      <w:hyperlink r:id="rId16">
        <w:r w:rsidR="006B744E" w:rsidRPr="007C0CCF">
          <w:rPr>
            <w:rFonts w:ascii="Times New Roman" w:hAnsi="Times New Roman" w:cs="Times New Roman"/>
            <w:vertAlign w:val="superscript"/>
          </w:rPr>
          <w:t>5</w:t>
        </w:r>
      </w:hyperlink>
      <w:r w:rsidRPr="007C0CCF">
        <w:rPr>
          <w:rFonts w:ascii="Times New Roman" w:eastAsia="Times New Roman" w:hAnsi="Times New Roman" w:cs="Times New Roman"/>
        </w:rPr>
        <w:t xml:space="preserve"> Such machine‑learning models typically use single datasets, raising concerns about generalizability when applied to different regions or care systems. This limitation is especially consequential in global health contexts, where regional differences in epidemiology, infrastructure, and clinical protocols require model adaptation rather than direct transfer.</w:t>
      </w:r>
    </w:p>
    <w:p w14:paraId="00068323" w14:textId="77777777" w:rsidR="006B744E" w:rsidRPr="007C0CCF" w:rsidRDefault="006B744E">
      <w:pPr>
        <w:rPr>
          <w:rFonts w:ascii="Times New Roman" w:eastAsia="Times New Roman" w:hAnsi="Times New Roman" w:cs="Times New Roman"/>
        </w:rPr>
      </w:pPr>
    </w:p>
    <w:p w14:paraId="14E17CAE" w14:textId="77777777" w:rsidR="006B744E" w:rsidRPr="007C0CCF" w:rsidRDefault="00000000">
      <w:pPr>
        <w:rPr>
          <w:rFonts w:ascii="Times New Roman" w:hAnsi="Times New Roman" w:cs="Times New Roman"/>
        </w:rPr>
      </w:pPr>
      <w:r w:rsidRPr="007C0CCF">
        <w:rPr>
          <w:rFonts w:ascii="Times New Roman" w:eastAsia="Times New Roman" w:hAnsi="Times New Roman" w:cs="Times New Roman"/>
        </w:rPr>
        <w:t>Transfer learning offers a potential solution by enabling domain adaptation and generalization in contexts with scarce local data.</w:t>
      </w:r>
      <w:hyperlink r:id="rId17">
        <w:r w:rsidR="006B744E" w:rsidRPr="007C0CCF">
          <w:rPr>
            <w:rFonts w:ascii="Times New Roman" w:hAnsi="Times New Roman" w:cs="Times New Roman"/>
            <w:vertAlign w:val="superscript"/>
          </w:rPr>
          <w:t>8</w:t>
        </w:r>
      </w:hyperlink>
      <w:r w:rsidRPr="007C0CCF">
        <w:rPr>
          <w:rFonts w:ascii="Times New Roman" w:eastAsia="Times New Roman" w:hAnsi="Times New Roman" w:cs="Times New Roman"/>
        </w:rPr>
        <w:t xml:space="preserve"> Few‑shot learning, a form of transfer learning, allows models pretrained on larger source populations to be fine‑tuned using minimal target data—critical for deployment in real‑world, data‑limited clinical settings.</w:t>
      </w:r>
      <w:hyperlink r:id="rId18">
        <w:r w:rsidR="006B744E" w:rsidRPr="007C0CCF">
          <w:rPr>
            <w:rFonts w:ascii="Times New Roman" w:hAnsi="Times New Roman" w:cs="Times New Roman"/>
            <w:vertAlign w:val="superscript"/>
          </w:rPr>
          <w:t>9</w:t>
        </w:r>
      </w:hyperlink>
      <w:r w:rsidRPr="007C0CCF">
        <w:rPr>
          <w:rFonts w:ascii="Times New Roman" w:eastAsia="Times New Roman" w:hAnsi="Times New Roman" w:cs="Times New Roman"/>
        </w:rPr>
        <w:t xml:space="preserve"> This approach can benefit regional healthcare systems that lack sufficient sample size to train standalone survival models from scratch. We frame the prediction of hospital length of stay (LOS) in TBI as a time‑to‑event (survival) task. LOS serves as a proxy for clinical complexity and resource consumption, making it useful for optimizing health systems, planning discharges, and allocating resources, particularly in environments with constrained hospital capacity.</w:t>
      </w:r>
      <w:hyperlink r:id="rId19">
        <w:r w:rsidR="006B744E" w:rsidRPr="007C0CCF">
          <w:rPr>
            <w:rFonts w:ascii="Times New Roman" w:hAnsi="Times New Roman" w:cs="Times New Roman"/>
            <w:vertAlign w:val="superscript"/>
          </w:rPr>
          <w:t>4</w:t>
        </w:r>
      </w:hyperlink>
      <w:r w:rsidRPr="007C0CCF">
        <w:rPr>
          <w:rFonts w:ascii="Times New Roman" w:eastAsia="Times New Roman" w:hAnsi="Times New Roman" w:cs="Times New Roman"/>
        </w:rPr>
        <w:t xml:space="preserve"> Since in‑hospital mortality is common in TBI, survival analysis must incorporate censoring when calculating LOS outcomes </w:t>
      </w:r>
      <w:hyperlink r:id="rId20">
        <w:r w:rsidR="006B744E" w:rsidRPr="007C0CCF">
          <w:rPr>
            <w:rFonts w:ascii="Times New Roman" w:hAnsi="Times New Roman" w:cs="Times New Roman"/>
            <w:vertAlign w:val="superscript"/>
          </w:rPr>
          <w:t>10</w:t>
        </w:r>
      </w:hyperlink>
    </w:p>
    <w:p w14:paraId="2978E413" w14:textId="77777777" w:rsidR="006B744E" w:rsidRPr="007C0CCF" w:rsidRDefault="006B744E">
      <w:pPr>
        <w:rPr>
          <w:rFonts w:ascii="Times New Roman" w:eastAsia="Times New Roman" w:hAnsi="Times New Roman" w:cs="Times New Roman"/>
        </w:rPr>
      </w:pPr>
    </w:p>
    <w:p w14:paraId="1DD26B44"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Our study evaluates cross-cohort transfer learning using few-shot survival modeling across multiple epidemiologically distinct TBI datasets. With pre-trained survival models from source cohorts and fine-tuning with limited local data, we aim to improve LOS prediction performance and generalizability.</w:t>
      </w:r>
    </w:p>
    <w:p w14:paraId="2C69C01C" w14:textId="77777777" w:rsidR="006B744E" w:rsidRPr="007C0CCF" w:rsidRDefault="006B744E">
      <w:pPr>
        <w:rPr>
          <w:rFonts w:ascii="Times New Roman" w:eastAsia="Times New Roman" w:hAnsi="Times New Roman" w:cs="Times New Roman"/>
        </w:rPr>
      </w:pPr>
    </w:p>
    <w:p w14:paraId="6FFBB2AF" w14:textId="77777777" w:rsidR="006B744E" w:rsidRPr="007C0CCF" w:rsidRDefault="006B744E">
      <w:pPr>
        <w:rPr>
          <w:rFonts w:ascii="Times New Roman" w:eastAsia="Times New Roman" w:hAnsi="Times New Roman" w:cs="Times New Roman"/>
        </w:rPr>
      </w:pPr>
    </w:p>
    <w:p w14:paraId="2602CC7A" w14:textId="77777777" w:rsidR="006B744E" w:rsidRPr="007C0CCF" w:rsidRDefault="006B744E">
      <w:pPr>
        <w:rPr>
          <w:rFonts w:ascii="Times New Roman" w:eastAsia="Times New Roman" w:hAnsi="Times New Roman" w:cs="Times New Roman"/>
        </w:rPr>
      </w:pPr>
    </w:p>
    <w:p w14:paraId="546B232F" w14:textId="77777777" w:rsidR="006B744E" w:rsidRPr="007C0CCF" w:rsidRDefault="006B744E">
      <w:pPr>
        <w:rPr>
          <w:rFonts w:ascii="Times New Roman" w:eastAsia="Times New Roman" w:hAnsi="Times New Roman" w:cs="Times New Roman"/>
        </w:rPr>
      </w:pPr>
    </w:p>
    <w:p w14:paraId="2D31AB20"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lastRenderedPageBreak/>
        <w:t>Methods</w:t>
      </w:r>
    </w:p>
    <w:p w14:paraId="55E3F6C9" w14:textId="314DE3EB" w:rsidR="003A70F1" w:rsidRPr="007C0CCF" w:rsidDel="003A70F1" w:rsidRDefault="00000000" w:rsidP="003A70F1">
      <w:pPr>
        <w:rPr>
          <w:del w:id="0" w:author="Shrinit Babel" w:date="2026-06-26T13:55:00Z" w16du:dateUtc="2026-06-26T17:55:00Z"/>
          <w:rFonts w:ascii="Times New Roman" w:eastAsia="Times New Roman" w:hAnsi="Times New Roman" w:cs="Times New Roman"/>
        </w:rPr>
      </w:pPr>
      <w:r w:rsidRPr="007C0CCF">
        <w:rPr>
          <w:rFonts w:ascii="Times New Roman" w:eastAsia="Times New Roman" w:hAnsi="Times New Roman" w:cs="Times New Roman"/>
        </w:rPr>
        <w:t>The transfer learning framework and research methodology are shown in Figure 1. We assessed four TBI cohorts from separate epidemiological contexts, three of which were harvested from open-access datasets while one was retrospectively collected from our institution.</w:t>
      </w:r>
      <w:hyperlink r:id="rId21">
        <w:r w:rsidR="006B744E" w:rsidRPr="007C0CCF">
          <w:rPr>
            <w:rFonts w:ascii="Times New Roman" w:eastAsia="Times New Roman" w:hAnsi="Times New Roman" w:cs="Times New Roman"/>
            <w:vertAlign w:val="superscript"/>
          </w:rPr>
          <w:t>11–13</w:t>
        </w:r>
      </w:hyperlink>
      <w:r w:rsidRPr="007C0CCF">
        <w:rPr>
          <w:rFonts w:ascii="Times New Roman" w:eastAsia="Times New Roman" w:hAnsi="Times New Roman" w:cs="Times New Roman"/>
        </w:rPr>
        <w:t xml:space="preserve"> The data characteristics and feature space are shown in</w:t>
      </w:r>
      <w:r w:rsidR="00DB384F">
        <w:rPr>
          <w:rFonts w:ascii="Times New Roman" w:eastAsia="Times New Roman" w:hAnsi="Times New Roman" w:cs="Times New Roman"/>
        </w:rPr>
        <w:t xml:space="preserve"> Supplemental</w:t>
      </w:r>
      <w:r w:rsidRPr="007C0CCF">
        <w:rPr>
          <w:rFonts w:ascii="Times New Roman" w:eastAsia="Times New Roman" w:hAnsi="Times New Roman" w:cs="Times New Roman"/>
        </w:rPr>
        <w:t xml:space="preserve"> Table 1. </w:t>
      </w:r>
      <w:ins w:id="1" w:author="Shrinit Babel" w:date="2026-06-26T13:57:00Z" w16du:dateUtc="2026-06-26T17:57:00Z">
        <w:r w:rsidR="003A70F1">
          <w:rPr>
            <w:rFonts w:ascii="Times New Roman" w:eastAsia="Times New Roman" w:hAnsi="Times New Roman" w:cs="Times New Roman"/>
          </w:rPr>
          <w:t xml:space="preserve">We did not approach the cohorts as directly interchangeable populations because they varied significantly in terms of patient demographic, geographic environment, mechanisms of injury, and clinical context. Each source-target combination represents a degree of domain shift across populations, and the heterogeneity was instead seen as a component of the transfer learning problem. </w:t>
        </w:r>
      </w:ins>
    </w:p>
    <w:p w14:paraId="494FB168" w14:textId="77777777" w:rsidR="006B744E" w:rsidRPr="007C0CCF" w:rsidRDefault="006B744E">
      <w:pPr>
        <w:rPr>
          <w:rFonts w:ascii="Times New Roman" w:eastAsia="Times New Roman" w:hAnsi="Times New Roman" w:cs="Times New Roman"/>
        </w:rPr>
      </w:pPr>
    </w:p>
    <w:p w14:paraId="1155B056" w14:textId="45D7921E" w:rsidR="006B744E" w:rsidRPr="007C0CCF" w:rsidRDefault="00AB396E">
      <w:pPr>
        <w:rPr>
          <w:rFonts w:ascii="Times New Roman" w:eastAsia="Times New Roman" w:hAnsi="Times New Roman" w:cs="Times New Roman"/>
        </w:rPr>
      </w:pPr>
      <w:ins w:id="2" w:author="Shrinit Babel" w:date="2026-06-26T19:13:00Z" w16du:dateUtc="2026-06-26T23:13:00Z">
        <w:r>
          <w:rPr>
            <w:rFonts w:ascii="Times New Roman" w:eastAsia="Times New Roman" w:hAnsi="Times New Roman" w:cs="Times New Roman"/>
          </w:rPr>
          <w:t xml:space="preserve">For cross-cohort transfer learning, </w:t>
        </w:r>
      </w:ins>
      <w:del w:id="3" w:author="Shrinit Babel" w:date="2026-06-26T19:13:00Z" w16du:dateUtc="2026-06-26T23:13:00Z">
        <w:r w:rsidR="00000000" w:rsidRPr="007C0CCF" w:rsidDel="00AB396E">
          <w:rPr>
            <w:rFonts w:ascii="Times New Roman" w:eastAsia="Times New Roman" w:hAnsi="Times New Roman" w:cs="Times New Roman"/>
          </w:rPr>
          <w:delText>The</w:delText>
        </w:r>
      </w:del>
      <w:r w:rsidR="00000000" w:rsidRPr="007C0CCF">
        <w:rPr>
          <w:rFonts w:ascii="Times New Roman" w:eastAsia="Times New Roman" w:hAnsi="Times New Roman" w:cs="Times New Roman"/>
        </w:rPr>
        <w:t xml:space="preserve"> datasets were cleaned and preprocessed to retain </w:t>
      </w:r>
      <w:ins w:id="4" w:author="Shrinit Babel" w:date="2026-06-26T19:13:00Z" w16du:dateUtc="2026-06-26T23:13:00Z">
        <w:r>
          <w:rPr>
            <w:rFonts w:ascii="Times New Roman" w:eastAsia="Times New Roman" w:hAnsi="Times New Roman" w:cs="Times New Roman"/>
          </w:rPr>
          <w:t>a harmonized feature set limited to variab</w:t>
        </w:r>
      </w:ins>
      <w:ins w:id="5" w:author="Shrinit Babel" w:date="2026-06-26T19:14:00Z" w16du:dateUtc="2026-06-26T23:14:00Z">
        <w:r>
          <w:rPr>
            <w:rFonts w:ascii="Times New Roman" w:eastAsia="Times New Roman" w:hAnsi="Times New Roman" w:cs="Times New Roman"/>
          </w:rPr>
          <w:t>les consistently across cohorts</w:t>
        </w:r>
      </w:ins>
      <w:del w:id="6" w:author="Shrinit Babel" w:date="2026-06-26T19:13:00Z" w16du:dateUtc="2026-06-26T23:13:00Z">
        <w:r w:rsidR="00000000" w:rsidRPr="007C0CCF" w:rsidDel="00AB396E">
          <w:rPr>
            <w:rFonts w:ascii="Times New Roman" w:eastAsia="Times New Roman" w:hAnsi="Times New Roman" w:cs="Times New Roman"/>
          </w:rPr>
          <w:delText xml:space="preserve">only </w:delText>
        </w:r>
      </w:del>
      <w:del w:id="7" w:author="Shrinit Babel" w:date="2026-06-26T19:14:00Z" w16du:dateUtc="2026-06-26T23:14:00Z">
        <w:r w:rsidR="00000000" w:rsidRPr="007C0CCF" w:rsidDel="00AB396E">
          <w:rPr>
            <w:rFonts w:ascii="Times New Roman" w:eastAsia="Times New Roman" w:hAnsi="Times New Roman" w:cs="Times New Roman"/>
          </w:rPr>
          <w:delText>features of interest in a consistent manner</w:delText>
        </w:r>
      </w:del>
      <w:r w:rsidR="00000000" w:rsidRPr="007C0CCF">
        <w:rPr>
          <w:rFonts w:ascii="Times New Roman" w:eastAsia="Times New Roman" w:hAnsi="Times New Roman" w:cs="Times New Roman"/>
        </w:rPr>
        <w:t xml:space="preserve">; demographics such as age and sex, the first recorded systolic blood pressure (SBP), heart rate (HR), respiratory rate (RR), the initial Glasgow Coma Scale (GCS), and mechanism of injury (MOI) were input features. SBP, HR, and RR were categorized into age-specific thresholds, such as “within normal limits,” “tachycardia/tachypnea,” and “low blood pressure,” using published clinical reference ranges. Mechanisms of injury were also harmonized in each dataset to the following classes: motor vehicle collision (MVC), motorcycle crash, bicycle crash, pedestrian struck, fall, assault/blunt force trauma, gunshot wound (GSW), burn/fire/blast, animal/environmental, and other/unknown. For example, uncommon injuries, such as “alligator bite,” were subsumed under “animal/environmental.” These categorical features, along with the MOI, were one-hot encoded using a unified encoder. All missing features were imputed using an Iterative Imputer with a Bayesian Ridge estimator. LOS was the primary outcome of interest and was treated as a time-to-event variable, with </w:t>
      </w:r>
      <w:ins w:id="8" w:author="Shrinit Babel" w:date="2026-06-26T15:54:00Z" w16du:dateUtc="2026-06-26T19:54:00Z">
        <w:r w:rsidR="004A2B1B">
          <w:rPr>
            <w:rFonts w:ascii="Times New Roman" w:eastAsia="Times New Roman" w:hAnsi="Times New Roman" w:cs="Times New Roman"/>
          </w:rPr>
          <w:t xml:space="preserve">hospital discharge as the event of interest and </w:t>
        </w:r>
      </w:ins>
      <w:ins w:id="9" w:author="Shrinit Babel" w:date="2026-06-26T15:53:00Z" w16du:dateUtc="2026-06-26T19:53:00Z">
        <w:r w:rsidR="004A2B1B">
          <w:rPr>
            <w:rFonts w:ascii="Times New Roman" w:eastAsia="Times New Roman" w:hAnsi="Times New Roman" w:cs="Times New Roman"/>
          </w:rPr>
          <w:t xml:space="preserve">in-hospital </w:t>
        </w:r>
      </w:ins>
      <w:r w:rsidR="00000000" w:rsidRPr="007C0CCF">
        <w:rPr>
          <w:rFonts w:ascii="Times New Roman" w:eastAsia="Times New Roman" w:hAnsi="Times New Roman" w:cs="Times New Roman"/>
        </w:rPr>
        <w:t xml:space="preserve">mortality serving as a censoring indicator where applicable. </w:t>
      </w:r>
      <w:ins w:id="10" w:author="Shrinit Babel" w:date="2026-06-26T15:57:00Z" w16du:dateUtc="2026-06-26T19:57:00Z">
        <w:r w:rsidR="004A2B1B">
          <w:rPr>
            <w:rFonts w:ascii="Times New Roman" w:eastAsia="Times New Roman" w:hAnsi="Times New Roman" w:cs="Times New Roman"/>
          </w:rPr>
          <w:t>We selected this approach because death would preclude the observation of subsequent discharge time; we nonetheless acknowledge that mortality may also represent as an inform</w:t>
        </w:r>
      </w:ins>
      <w:ins w:id="11" w:author="Shrinit Babel" w:date="2026-06-26T15:58:00Z" w16du:dateUtc="2026-06-26T19:58:00Z">
        <w:r w:rsidR="004A2B1B">
          <w:rPr>
            <w:rFonts w:ascii="Times New Roman" w:eastAsia="Times New Roman" w:hAnsi="Times New Roman" w:cs="Times New Roman"/>
          </w:rPr>
          <w:t>ative competitive event in severe TBI rather than purely administrative censoring.</w:t>
        </w:r>
      </w:ins>
    </w:p>
    <w:p w14:paraId="1F5A86A5" w14:textId="77777777" w:rsidR="006B744E" w:rsidRPr="007C0CCF" w:rsidRDefault="006B744E">
      <w:pPr>
        <w:rPr>
          <w:rFonts w:ascii="Times New Roman" w:eastAsia="Times New Roman" w:hAnsi="Times New Roman" w:cs="Times New Roman"/>
        </w:rPr>
      </w:pPr>
    </w:p>
    <w:p w14:paraId="6EEC32A4" w14:textId="5F9FBEF2"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We adopted a cross-cohort transfer learning protocol, where one dataset was designated as the source domain and another as the target. The protocol was applied in a few-shot learning framework to simulate real-world data limitations in prospective or online model deployment, where only a small proportion (5%, 10%, and 20%) of the target data was used for model fine-tuning. We trained survival models using Gradient Boosting Survival Analysis (GBSA), a tree-based ensemble survival model adapted for right-censored data. </w:t>
      </w:r>
      <w:r w:rsidR="00DB70F1" w:rsidRPr="007C0CCF">
        <w:rPr>
          <w:rFonts w:ascii="Times New Roman" w:eastAsia="Times New Roman" w:hAnsi="Times New Roman" w:cs="Times New Roman"/>
        </w:rPr>
        <w:t>GBSA</w:t>
      </w:r>
      <w:r w:rsidRPr="007C0CCF">
        <w:rPr>
          <w:rFonts w:ascii="Times New Roman" w:eastAsia="Times New Roman" w:hAnsi="Times New Roman" w:cs="Times New Roman"/>
        </w:rPr>
        <w:t xml:space="preserve"> is an additive, tree-based ensemble model adapted for predicting a risk score function</w:t>
      </w:r>
      <m:oMath>
        <m:r>
          <w:rPr>
            <w:rFonts w:ascii="Cambria Math" w:eastAsia="Times New Roman" w:hAnsi="Cambria Math" w:cs="Times New Roman"/>
          </w:rPr>
          <m:t xml:space="preserve"> F(x)</m:t>
        </m:r>
      </m:oMath>
      <w:r w:rsidRPr="007C0CCF">
        <w:rPr>
          <w:rFonts w:ascii="Times New Roman" w:eastAsia="Times New Roman" w:hAnsi="Times New Roman" w:cs="Times New Roman"/>
        </w:rPr>
        <w:t xml:space="preserve"> from right-censored data:</w:t>
      </w:r>
    </w:p>
    <w:p w14:paraId="765FC173" w14:textId="1C039765" w:rsidR="006B744E" w:rsidRPr="007C0CCF" w:rsidRDefault="00000000">
      <w:pPr>
        <w:rPr>
          <w:rFonts w:ascii="Times New Roman" w:eastAsia="Times New Roman" w:hAnsi="Times New Roman" w:cs="Times New Roman"/>
        </w:rPr>
      </w:pPr>
      <m:oMathPara>
        <m:oMath>
          <m:r>
            <w:rPr>
              <w:rFonts w:ascii="Cambria Math" w:eastAsia="Times New Roman" w:hAnsi="Cambria Math" w:cs="Times New Roman"/>
            </w:rPr>
            <m:t xml:space="preserve">F(x) = </m:t>
          </m:r>
          <m:nary>
            <m:naryPr>
              <m:chr m:val="∑"/>
              <m:ctrlPr>
                <w:rPr>
                  <w:rFonts w:ascii="Cambria Math" w:eastAsia="Times New Roman" w:hAnsi="Cambria Math" w:cs="Times New Roman"/>
                </w:rPr>
              </m:ctrlPr>
            </m:naryPr>
            <m:sub>
              <m:r>
                <w:rPr>
                  <w:rFonts w:ascii="Cambria Math" w:eastAsia="Times New Roman" w:hAnsi="Cambria Math" w:cs="Times New Roman"/>
                </w:rPr>
                <m:t>m=1</m:t>
              </m:r>
            </m:sub>
            <m:sup>
              <m:r>
                <w:rPr>
                  <w:rFonts w:ascii="Cambria Math" w:eastAsia="Times New Roman" w:hAnsi="Cambria Math" w:cs="Times New Roman"/>
                </w:rPr>
                <m:t>M</m:t>
              </m:r>
            </m:sup>
            <m:e>
              <m:r>
                <w:rPr>
                  <w:rFonts w:ascii="Cambria Math" w:eastAsia="Times New Roman" w:hAnsi="Cambria Math" w:cs="Times New Roman"/>
                </w:rPr>
                <m:t>v∙</m:t>
              </m:r>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m</m:t>
                  </m:r>
                </m:sub>
              </m:sSub>
              <m:r>
                <w:rPr>
                  <w:rFonts w:ascii="Cambria Math" w:eastAsia="Times New Roman" w:hAnsi="Cambria Math" w:cs="Times New Roman"/>
                </w:rPr>
                <m:t>(x)</m:t>
              </m:r>
            </m:e>
          </m:nary>
        </m:oMath>
      </m:oMathPara>
    </w:p>
    <w:p w14:paraId="528D4CFE"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m</m:t>
            </m:r>
          </m:sub>
        </m:sSub>
        <m:r>
          <w:rPr>
            <w:rFonts w:ascii="Cambria Math" w:eastAsia="Times New Roman" w:hAnsi="Cambria Math" w:cs="Times New Roman"/>
          </w:rPr>
          <m:t>(x)</m:t>
        </m:r>
      </m:oMath>
      <w:r w:rsidRPr="007C0CCF">
        <w:rPr>
          <w:rFonts w:ascii="Times New Roman" w:eastAsia="Times New Roman" w:hAnsi="Times New Roman" w:cs="Times New Roman"/>
        </w:rPr>
        <w:t xml:space="preserve"> is the prediction from the mth base learner (regression tree) at a learning rate </w:t>
      </w:r>
      <m:oMath>
        <m:r>
          <w:rPr>
            <w:rFonts w:ascii="Cambria Math" w:eastAsia="Times New Roman" w:hAnsi="Cambria Math" w:cs="Times New Roman"/>
          </w:rPr>
          <m:t>v</m:t>
        </m:r>
      </m:oMath>
      <w:r w:rsidRPr="007C0CCF">
        <w:rPr>
          <w:rFonts w:ascii="Times New Roman" w:eastAsia="Times New Roman" w:hAnsi="Times New Roman" w:cs="Times New Roman"/>
        </w:rPr>
        <w:t xml:space="preserve"> over </w:t>
      </w:r>
      <m:oMath>
        <m:r>
          <w:rPr>
            <w:rFonts w:ascii="Cambria Math" w:eastAsia="Times New Roman" w:hAnsi="Cambria Math" w:cs="Times New Roman"/>
          </w:rPr>
          <m:t>M</m:t>
        </m:r>
      </m:oMath>
      <w:r w:rsidRPr="007C0CCF">
        <w:rPr>
          <w:rFonts w:ascii="Times New Roman" w:eastAsia="Times New Roman" w:hAnsi="Times New Roman" w:cs="Times New Roman"/>
        </w:rPr>
        <w:t>boosting iterations. The algorithm aims to minimize the negative partial log-likelihood, adapted from Cox proportional hazards:</w:t>
      </w:r>
    </w:p>
    <w:p w14:paraId="11CF7BA0" w14:textId="5A497132" w:rsidR="006B744E" w:rsidRPr="007C0CCF" w:rsidRDefault="00000000" w:rsidP="0092700A">
      <w:pP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Cox</m:t>
              </m:r>
            </m:sub>
          </m:sSub>
          <m:r>
            <w:rPr>
              <w:rFonts w:ascii="Cambria Math" w:eastAsia="Times New Roman" w:hAnsi="Cambria Math" w:cs="Times New Roman"/>
            </w:rPr>
            <m:t>=-</m:t>
          </m:r>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i:</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i</m:t>
                  </m:r>
                </m:sub>
              </m:sSub>
              <m:r>
                <w:rPr>
                  <w:rFonts w:ascii="Cambria Math" w:eastAsia="Times New Roman" w:hAnsi="Cambria Math" w:cs="Times New Roman"/>
                </w:rPr>
                <m:t>=1</m:t>
              </m:r>
            </m:sub>
            <m:sup/>
            <m:e>
              <m:d>
                <m:dPr>
                  <m:ctrlPr>
                    <w:rPr>
                      <w:rFonts w:ascii="Cambria Math" w:eastAsia="Times New Roman" w:hAnsi="Cambria Math" w:cs="Times New Roman"/>
                      <w:i/>
                    </w:rPr>
                  </m:ctrlPr>
                </m:dPr>
                <m:e>
                  <m:r>
                    <w:rPr>
                      <w:rFonts w:ascii="Cambria Math" w:eastAsia="Times New Roman" w:hAnsi="Cambria Math" w:cs="Times New Roman"/>
                    </w:rPr>
                    <m:t>F</m:t>
                  </m:r>
                  <m:d>
                    <m:dPr>
                      <m:ctrlPr>
                        <w:rPr>
                          <w:rFonts w:ascii="Cambria Math" w:eastAsia="Times New Roman" w:hAnsi="Cambria Math" w:cs="Times New Roman"/>
                          <w:i/>
                        </w:rPr>
                      </m:ctrlPr>
                    </m:dPr>
                    <m:e>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log</m:t>
                      </m:r>
                    </m:fName>
                    <m:e>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jϵ</m:t>
                          </m:r>
                          <m:sSub>
                            <m:sSubPr>
                              <m:ctrlPr>
                                <w:rPr>
                                  <w:rFonts w:ascii="Cambria Math" w:eastAsia="Times New Roman" w:hAnsi="Cambria Math" w:cs="Times New Roman"/>
                                </w:rPr>
                              </m:ctrlPr>
                            </m:sSubPr>
                            <m:e>
                              <m:r>
                                <w:rPr>
                                  <w:rFonts w:ascii="Cambria Math" w:eastAsia="Times New Roman" w:hAnsi="Cambria Math" w:cs="Times New Roman"/>
                                </w:rPr>
                                <m:t>R(T</m:t>
                              </m:r>
                            </m:e>
                            <m:sub>
                              <m:r>
                                <w:rPr>
                                  <w:rFonts w:ascii="Cambria Math" w:eastAsia="Times New Roman" w:hAnsi="Cambria Math" w:cs="Times New Roman"/>
                                </w:rPr>
                                <m:t>i</m:t>
                              </m:r>
                            </m:sub>
                          </m:sSub>
                          <m:r>
                            <w:rPr>
                              <w:rFonts w:ascii="Cambria Math" w:eastAsia="Times New Roman" w:hAnsi="Cambria Math" w:cs="Times New Roman"/>
                            </w:rPr>
                            <m:t>)</m:t>
                          </m:r>
                        </m:sub>
                        <m:sup/>
                        <m:e>
                          <m:sSup>
                            <m:sSupPr>
                              <m:ctrlPr>
                                <w:rPr>
                                  <w:rFonts w:ascii="Cambria Math" w:eastAsia="Times New Roman" w:hAnsi="Cambria Math" w:cs="Times New Roman"/>
                                </w:rPr>
                              </m:ctrlPr>
                            </m:sSupPr>
                            <m:e>
                              <m:r>
                                <w:rPr>
                                  <w:rFonts w:ascii="Cambria Math" w:eastAsia="Times New Roman" w:hAnsi="Cambria Math" w:cs="Times New Roman"/>
                                </w:rPr>
                                <m:t>e</m:t>
                              </m:r>
                            </m:e>
                            <m:sup>
                              <m:r>
                                <w:rPr>
                                  <w:rFonts w:ascii="Cambria Math" w:eastAsia="Times New Roman" w:hAnsi="Cambria Math" w:cs="Times New Roman"/>
                                </w:rPr>
                                <m:t>F(</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j</m:t>
                                  </m:r>
                                </m:sub>
                              </m:sSub>
                              <m:r>
                                <w:rPr>
                                  <w:rFonts w:ascii="Cambria Math" w:eastAsia="Times New Roman" w:hAnsi="Cambria Math" w:cs="Times New Roman"/>
                                </w:rPr>
                                <m:t>)</m:t>
                              </m:r>
                            </m:sup>
                          </m:sSup>
                        </m:e>
                      </m:nary>
                    </m:e>
                  </m:func>
                </m:e>
              </m:d>
            </m:e>
          </m:nary>
        </m:oMath>
      </m:oMathPara>
    </w:p>
    <w:p w14:paraId="5FC66A50"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lastRenderedPageBreak/>
        <w:t xml:space="preserve">where </w:t>
      </w:r>
      <m:oMath>
        <m:sSub>
          <m:sSubPr>
            <m:ctrlPr>
              <w:rPr>
                <w:rFonts w:ascii="Cambria Math" w:eastAsia="Times New Roman" w:hAnsi="Cambria Math" w:cs="Times New Roman"/>
              </w:rPr>
            </m:ctrlPr>
          </m:sSubPr>
          <m:e>
            <m:r>
              <w:rPr>
                <w:rFonts w:ascii="Cambria Math" w:hAnsi="Cambria Math" w:cs="Times New Roman"/>
              </w:rPr>
              <m:t>δ</m:t>
            </m:r>
          </m:e>
          <m:sub>
            <m:r>
              <w:rPr>
                <w:rFonts w:ascii="Cambria Math" w:eastAsia="Times New Roman" w:hAnsi="Cambria Math" w:cs="Times New Roman"/>
              </w:rPr>
              <m:t>i</m:t>
            </m:r>
          </m:sub>
        </m:sSub>
        <m:r>
          <w:rPr>
            <w:rFonts w:ascii="Cambria Math" w:hAnsi="Cambria Math" w:cs="Times New Roman"/>
          </w:rPr>
          <m:t>ϵ</m:t>
        </m:r>
      </m:oMath>
      <w:r w:rsidRPr="007C0CCF">
        <w:rPr>
          <w:rFonts w:ascii="Times New Roman" w:eastAsia="Times New Roman" w:hAnsi="Times New Roman" w:cs="Times New Roman"/>
        </w:rPr>
        <w:t xml:space="preserve">{0,1} is a mortality censor, </w:t>
      </w:r>
      <m:oMath>
        <m:sSub>
          <m:sSubPr>
            <m:ctrlPr>
              <w:rPr>
                <w:rFonts w:ascii="Cambria Math" w:eastAsia="Times New Roman" w:hAnsi="Cambria Math" w:cs="Times New Roman"/>
              </w:rPr>
            </m:ctrlPr>
          </m:sSubPr>
          <m:e>
            <m:r>
              <w:rPr>
                <w:rFonts w:ascii="Cambria Math" w:eastAsia="Times New Roman" w:hAnsi="Cambria Math" w:cs="Times New Roman"/>
              </w:rPr>
              <m:t>R(T</m:t>
            </m:r>
          </m:e>
          <m:sub>
            <m:r>
              <w:rPr>
                <w:rFonts w:ascii="Cambria Math" w:eastAsia="Times New Roman" w:hAnsi="Cambria Math" w:cs="Times New Roman"/>
              </w:rPr>
              <m:t>i</m:t>
            </m:r>
          </m:sub>
        </m:sSub>
        <m:r>
          <w:rPr>
            <w:rFonts w:ascii="Cambria Math" w:eastAsia="Times New Roman" w:hAnsi="Cambria Math" w:cs="Times New Roman"/>
          </w:rPr>
          <m:t>)</m:t>
        </m:r>
      </m:oMath>
      <w:r w:rsidRPr="007C0CCF">
        <w:rPr>
          <w:rFonts w:ascii="Times New Roman" w:eastAsia="Times New Roman" w:hAnsi="Times New Roman" w:cs="Times New Roman"/>
        </w:rPr>
        <w:t xml:space="preserve"> is the set of patients still hospitalized,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7C0CCF">
        <w:rPr>
          <w:rFonts w:ascii="Times New Roman" w:eastAsia="Times New Roman" w:hAnsi="Times New Roman" w:cs="Times New Roman"/>
        </w:rPr>
        <w:t xml:space="preserve"> is the feature vector for the </w:t>
      </w:r>
      <m:oMath>
        <m:r>
          <w:rPr>
            <w:rFonts w:ascii="Cambria Math" w:eastAsia="Times New Roman" w:hAnsi="Cambria Math" w:cs="Times New Roman"/>
          </w:rPr>
          <m:t>i</m:t>
        </m:r>
      </m:oMath>
      <w:r w:rsidRPr="007C0CCF">
        <w:rPr>
          <w:rFonts w:ascii="Times New Roman" w:eastAsia="Times New Roman" w:hAnsi="Times New Roman" w:cs="Times New Roman"/>
        </w:rPr>
        <w:t xml:space="preserve">th patient, and </w:t>
      </w:r>
      <m:oMath>
        <m:r>
          <w:rPr>
            <w:rFonts w:ascii="Cambria Math" w:eastAsia="Times New Roman" w:hAnsi="Cambria Math" w:cs="Times New Roman"/>
          </w:rPr>
          <m:t>F(</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oMath>
      <w:r w:rsidRPr="007C0CCF">
        <w:rPr>
          <w:rFonts w:ascii="Times New Roman" w:eastAsia="Times New Roman" w:hAnsi="Times New Roman" w:cs="Times New Roman"/>
        </w:rPr>
        <w:t xml:space="preserve"> is the predicted log-risk. </w:t>
      </w:r>
    </w:p>
    <w:p w14:paraId="59E959F3" w14:textId="77777777" w:rsidR="006B744E" w:rsidRPr="007C0CCF" w:rsidRDefault="006B744E">
      <w:pPr>
        <w:rPr>
          <w:rFonts w:ascii="Times New Roman" w:eastAsia="Times New Roman" w:hAnsi="Times New Roman" w:cs="Times New Roman"/>
        </w:rPr>
      </w:pPr>
    </w:p>
    <w:p w14:paraId="682CA5C7"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base feature set included age, sex, physiologic parameters, the initial GCS, and MOI. Within each experiment, we compared three approaches. First, we trained a GBSA model solely on the small subset of target data, representing an internal baseline. Second, we trained GBSA models on the whole source dataset and fine-tuned them using few-shot samples (standard transfer learning). The third set of models used a weighted fine-tuning strategy, where the source-pretrained GBSA model was fine-tuned on the same target variables using class-balanced sample weights to mitigate class imbalance across different populations (weighted transfer learning). </w:t>
      </w:r>
    </w:p>
    <w:p w14:paraId="13E0AFB8" w14:textId="77777777" w:rsidR="006B744E" w:rsidRPr="007C0CCF" w:rsidRDefault="006B744E">
      <w:pPr>
        <w:rPr>
          <w:rFonts w:ascii="Times New Roman" w:eastAsia="Times New Roman" w:hAnsi="Times New Roman" w:cs="Times New Roman"/>
        </w:rPr>
      </w:pPr>
    </w:p>
    <w:p w14:paraId="2DC1D2F4" w14:textId="042C0958"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rPr>
        <w:t xml:space="preserve">For each </w:t>
      </w:r>
      <w:r w:rsidR="0092700A" w:rsidRPr="007C0CCF">
        <w:rPr>
          <w:rFonts w:ascii="Times New Roman" w:eastAsia="Times New Roman" w:hAnsi="Times New Roman" w:cs="Times New Roman"/>
        </w:rPr>
        <w:t>ratio, we</w:t>
      </w:r>
      <w:r w:rsidRPr="007C0CCF">
        <w:rPr>
          <w:rFonts w:ascii="Times New Roman" w:eastAsia="Times New Roman" w:hAnsi="Times New Roman" w:cs="Times New Roman"/>
        </w:rPr>
        <w:t xml:space="preserve"> report the concordance index (C-index). We also computed and plotted the cumulative dynamic time-dependent area under the curve (AUC) for each method; this reflects how well the predicted survival task aligns with actual LOS across the hospital period. AUC values above 0.5 suggest stronger discriminative performance for the specific day. The analysis was conducted using Python and the scikit-survival package, and for reproducibility, data splits and training procedures were seeded.</w:t>
      </w:r>
      <w:hyperlink r:id="rId22">
        <w:r w:rsidR="006B744E" w:rsidRPr="007C0CCF">
          <w:rPr>
            <w:rFonts w:ascii="Times New Roman" w:eastAsia="Times New Roman" w:hAnsi="Times New Roman" w:cs="Times New Roman"/>
            <w:vertAlign w:val="superscript"/>
          </w:rPr>
          <w:t>14</w:t>
        </w:r>
      </w:hyperlink>
      <w:r w:rsidRPr="007C0CCF">
        <w:rPr>
          <w:rFonts w:ascii="Times New Roman" w:eastAsia="Times New Roman" w:hAnsi="Times New Roman" w:cs="Times New Roman"/>
        </w:rPr>
        <w:t xml:space="preserve"> </w:t>
      </w:r>
      <w:ins w:id="12" w:author="Shrinit Babel" w:date="2026-06-26T14:17:00Z" w16du:dateUtc="2026-06-26T18:17:00Z">
        <w:r w:rsidR="007C3D43">
          <w:rPr>
            <w:rFonts w:ascii="Times New Roman" w:eastAsia="Times New Roman" w:hAnsi="Times New Roman" w:cs="Times New Roman"/>
          </w:rPr>
          <w:t>Detailed preprocessing, missing-data handling, hyperparameter tuning, validation procedures, model repetition strategy, and weighted transfer learning implementation are provided in the GitHub</w:t>
        </w:r>
      </w:ins>
      <w:ins w:id="13" w:author="Shrinit Babel" w:date="2026-06-26T14:18:00Z" w16du:dateUtc="2026-06-26T18:18:00Z">
        <w:r w:rsidR="007C3D43">
          <w:rPr>
            <w:rFonts w:ascii="Times New Roman" w:eastAsia="Times New Roman" w:hAnsi="Times New Roman" w:cs="Times New Roman"/>
          </w:rPr>
          <w:t xml:space="preserve"> code link. </w:t>
        </w:r>
      </w:ins>
    </w:p>
    <w:p w14:paraId="3CA4A728" w14:textId="77777777" w:rsidR="003A70F1" w:rsidRPr="007C0CCF" w:rsidRDefault="003A70F1">
      <w:pPr>
        <w:rPr>
          <w:rFonts w:ascii="Times New Roman" w:eastAsia="Times New Roman" w:hAnsi="Times New Roman" w:cs="Times New Roman"/>
        </w:rPr>
      </w:pPr>
    </w:p>
    <w:p w14:paraId="0AFDE8F8"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Results</w:t>
      </w:r>
    </w:p>
    <w:p w14:paraId="49DF3648" w14:textId="5E38D0A8"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The four TBI cohorts not only represented diverse geographic contexts but also had variations in injury profiles and patient characteristics. The largest cohort was from the Indian dataset, followed by California, Florida, and Jordan (</w:t>
      </w:r>
      <w:r w:rsidR="00DB384F">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Table 2). The Jordanian and Indian datasets predominantly comprised pediatric or young adult patients, respectively, whereas the Florida and California cohorts consisted of older adults. </w:t>
      </w:r>
      <w:r w:rsidR="00082B5F" w:rsidRPr="007C0CCF">
        <w:rPr>
          <w:rFonts w:ascii="Times New Roman" w:eastAsia="Times New Roman" w:hAnsi="Times New Roman" w:cs="Times New Roman"/>
        </w:rPr>
        <w:t>Most</w:t>
      </w:r>
      <w:r w:rsidRPr="007C0CCF">
        <w:rPr>
          <w:rFonts w:ascii="Times New Roman" w:eastAsia="Times New Roman" w:hAnsi="Times New Roman" w:cs="Times New Roman"/>
        </w:rPr>
        <w:t xml:space="preserve"> patients were male (71-78%). Length of stay varied significantly, with the Florida dataset having the highest mean LOS (49 ± 42.3 days), compared to approximately 8-12 days in the other cohorts. The highest mortality rate was observed in the Indian cohort, followed by Jordan, Florida, and California (Table 1). </w:t>
      </w:r>
    </w:p>
    <w:p w14:paraId="13323260" w14:textId="77777777" w:rsidR="006B744E" w:rsidRPr="007C0CCF" w:rsidRDefault="006B744E">
      <w:pPr>
        <w:rPr>
          <w:rFonts w:ascii="Times New Roman" w:eastAsia="Times New Roman" w:hAnsi="Times New Roman" w:cs="Times New Roman"/>
        </w:rPr>
      </w:pPr>
    </w:p>
    <w:p w14:paraId="07C35050" w14:textId="5B95343C"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The injury mechanisms had unique distributions across the cohorts, likely reflecting regional trauma epidemiology (</w:t>
      </w:r>
      <w:r w:rsidR="00E34DFD">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Figure </w:t>
      </w:r>
      <w:r w:rsidR="00E34DFD">
        <w:rPr>
          <w:rFonts w:ascii="Times New Roman" w:eastAsia="Times New Roman" w:hAnsi="Times New Roman" w:cs="Times New Roman"/>
        </w:rPr>
        <w:t>1</w:t>
      </w:r>
      <w:r w:rsidRPr="007C0CCF">
        <w:rPr>
          <w:rFonts w:ascii="Times New Roman" w:eastAsia="Times New Roman" w:hAnsi="Times New Roman" w:cs="Times New Roman"/>
        </w:rPr>
        <w:t xml:space="preserve">). In India, falls (39.4%) and MVCs (38.0%) almost equally predominated, whereas in Jordan, the distribution was heavily skewed towards MVCs (60.7%). California exhibited a higher proportion of fall-related injuries (42.7%). At the same time, the Florida cohort had a broader distribution of mechanisms, including a significant percentage of animal/environmental causes (e.g., alligator bite) not observed in other cohorts (1.5%). </w:t>
      </w:r>
    </w:p>
    <w:p w14:paraId="6AECD2D2" w14:textId="77777777" w:rsidR="006B744E" w:rsidRPr="007C0CCF" w:rsidRDefault="006B744E">
      <w:pPr>
        <w:rPr>
          <w:rFonts w:ascii="Times New Roman" w:eastAsia="Times New Roman" w:hAnsi="Times New Roman" w:cs="Times New Roman"/>
        </w:rPr>
      </w:pPr>
    </w:p>
    <w:p w14:paraId="1A60A040" w14:textId="0B1BD91D"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degree of physiologic derangements at initial presentation also varied across the cohorts, as summarized in </w:t>
      </w:r>
      <w:r w:rsidR="00DB384F">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Table 2. Patients in the Jordan and Florida cohorts had the highest set of tachycardic and tachypneic patients. Age-adjusted hypotension was also most common in the Jordan cohort (20.5%), with much lower rates in other cohorts (ranging from 2.4% to 13.3%). Distributions of GCS, displayed in </w:t>
      </w:r>
      <w:r w:rsidR="00E34DFD">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Figure </w:t>
      </w:r>
      <w:r w:rsidR="00E34DFD">
        <w:rPr>
          <w:rFonts w:ascii="Times New Roman" w:eastAsia="Times New Roman" w:hAnsi="Times New Roman" w:cs="Times New Roman"/>
        </w:rPr>
        <w:t>2</w:t>
      </w:r>
      <w:r w:rsidRPr="007C0CCF">
        <w:rPr>
          <w:rFonts w:ascii="Times New Roman" w:eastAsia="Times New Roman" w:hAnsi="Times New Roman" w:cs="Times New Roman"/>
        </w:rPr>
        <w:t xml:space="preserve">, showed wide variation in neurologic functional severity. Expectedly, Florida had the highest proportion of severely injured patients (GCS 3-8: 71%), while California’s population skewed toward mild TBI (GCS 13-15: 70%). India and Jordan presented intermediate patterns, with around a third of patients in each GCS category. The cohorts’ corresponding </w:t>
      </w:r>
      <w:r w:rsidRPr="007C0CCF">
        <w:rPr>
          <w:rFonts w:ascii="Times New Roman" w:eastAsia="Times New Roman" w:hAnsi="Times New Roman" w:cs="Times New Roman"/>
        </w:rPr>
        <w:lastRenderedPageBreak/>
        <w:t xml:space="preserve">time-to-discharge curves are illustrated in Figure </w:t>
      </w:r>
      <w:r w:rsidR="00AA2B16">
        <w:rPr>
          <w:rFonts w:ascii="Times New Roman" w:eastAsia="Times New Roman" w:hAnsi="Times New Roman" w:cs="Times New Roman"/>
        </w:rPr>
        <w:t>2</w:t>
      </w:r>
      <w:r w:rsidRPr="007C0CCF">
        <w:rPr>
          <w:rFonts w:ascii="Times New Roman" w:eastAsia="Times New Roman" w:hAnsi="Times New Roman" w:cs="Times New Roman"/>
        </w:rPr>
        <w:t xml:space="preserve">. Nearly all datasets had faster discharge rates within the first 15 days of hospitalization, with the Indian cohort discharging the highest proportion of patients in that period. The Florida cohort had the slowest rate of patient discharge. Linear discriminant analysis (LDA) suggested that the Florida and California cohorts had similar distributions overall, and they were distinct from the India and Jordan cohorts (Figure </w:t>
      </w:r>
      <w:r w:rsidR="00AA2B16">
        <w:rPr>
          <w:rFonts w:ascii="Times New Roman" w:eastAsia="Times New Roman" w:hAnsi="Times New Roman" w:cs="Times New Roman"/>
        </w:rPr>
        <w:t>3</w:t>
      </w:r>
      <w:r w:rsidRPr="007C0CCF">
        <w:rPr>
          <w:rFonts w:ascii="Times New Roman" w:eastAsia="Times New Roman" w:hAnsi="Times New Roman" w:cs="Times New Roman"/>
        </w:rPr>
        <w:t>).</w:t>
      </w:r>
    </w:p>
    <w:p w14:paraId="07F088B3" w14:textId="77777777" w:rsidR="006B744E" w:rsidRPr="007C0CCF" w:rsidRDefault="006B744E">
      <w:pPr>
        <w:rPr>
          <w:rFonts w:ascii="Times New Roman" w:eastAsia="Times New Roman" w:hAnsi="Times New Roman" w:cs="Times New Roman"/>
        </w:rPr>
      </w:pPr>
    </w:p>
    <w:p w14:paraId="31B8FF83" w14:textId="1B12DECD"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Across all source-target pairings, performance gains in C-indices were observed when using TL over internal baseline models, especially in low-data, few-shot conditions (5% and 10%), as shown in Figure </w:t>
      </w:r>
      <w:r w:rsidR="00AA2B16">
        <w:rPr>
          <w:rFonts w:ascii="Times New Roman" w:eastAsia="Times New Roman" w:hAnsi="Times New Roman" w:cs="Times New Roman"/>
        </w:rPr>
        <w:t>4</w:t>
      </w:r>
      <w:r w:rsidRPr="007C0CCF">
        <w:rPr>
          <w:rFonts w:ascii="Times New Roman" w:eastAsia="Times New Roman" w:hAnsi="Times New Roman" w:cs="Times New Roman"/>
        </w:rPr>
        <w:t xml:space="preserve">. </w:t>
      </w:r>
      <w:r w:rsidRPr="007C0CCF">
        <w:rPr>
          <w:rFonts w:ascii="Times New Roman" w:eastAsia="Times New Roman" w:hAnsi="Times New Roman" w:cs="Times New Roman"/>
          <w:color w:val="C00000"/>
          <w:strike/>
        </w:rPr>
        <w:t xml:space="preserve">In transfers from India to all other cohorts, weighted transfer learning consistently provided the highest C-indices, especially improving performance when transferred to Jordan (from 0.16 to 0.69) or California (from 0.51 to 0.86) with only 5% of the target data used for fine-tuning.</w:t>
      </w:r>
      <w:r w:rsidRPr="007C0CCF">
        <w:rPr>
          <w:rFonts w:ascii="Times New Roman" w:eastAsia="Times New Roman" w:hAnsi="Times New Roman" w:cs="Times New Roman"/>
          <w:color w:val="0070C0"/>
        </w:rPr>
        <w:t xml:space="preserve"> </w:t>
      </w:r>
      <w:r w:rsidRPr="007C0CCF">
        <w:rPr>
          <w:rFonts w:ascii="Times New Roman" w:eastAsia="Times New Roman" w:hAnsi="Times New Roman" w:cs="Times New Roman"/>
          <w:color w:val="0070C0"/>
        </w:rPr>
        <w:t xml:space="preserve">In transfers from India to the smaller, epidemiologically distinct cohorts, both transfer-learning strategies significantly improved C-indices over baseline, raising performance when transferred to Jordan (from 0.60 to 0.81) or California (from 0.62 to 0.82) with only 5% of the target data used for fine-tuning (Wilcoxon p&lt;0.001); standard and weighted TL were statistically comparable.</w:t>
      </w:r>
      <w:r w:rsidRPr="007C0CCF">
        <w:rPr>
          <w:rFonts w:ascii="Times New Roman" w:eastAsia="Times New Roman" w:hAnsi="Times New Roman" w:cs="Times New Roman"/>
        </w:rPr>
        <w:t xml:space="preserve"> </w:t>
      </w:r>
    </w:p>
    <w:p w14:paraId="212F1F2E" w14:textId="77777777" w:rsidR="006B744E" w:rsidRPr="007C0CCF" w:rsidRDefault="006B744E">
      <w:pPr>
        <w:rPr>
          <w:rFonts w:ascii="Times New Roman" w:eastAsia="Times New Roman" w:hAnsi="Times New Roman" w:cs="Times New Roman"/>
        </w:rPr>
      </w:pPr>
    </w:p>
    <w:p w14:paraId="27CBF257"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That being said, the effectiveness of TL was not uniform across all source-target pairings. Transfers originating from Florida to California or Jordan provided inconclusive performance metrics, with standard TL occasionally underperforming relative to the internal baseline. </w:t>
      </w:r>
      <w:r w:rsidRPr="007C0CCF">
        <w:rPr>
          <w:rFonts w:ascii="Times New Roman" w:eastAsia="Times New Roman" w:hAnsi="Times New Roman" w:cs="Times New Roman"/>
          <w:color w:val="C00000"/>
          <w:strike/>
        </w:rPr>
        <w:t xml:space="preserve">Conversely, models pretrained on California or Jordan transferred more robustly to the Indian and Florida datasets, where both TL strategies generally outperformed baseline models across all ratios.</w:t>
      </w:r>
      <w:r w:rsidRPr="007C0CCF">
        <w:rPr>
          <w:rFonts w:ascii="Times New Roman" w:eastAsia="Times New Roman" w:hAnsi="Times New Roman" w:cs="Times New Roman"/>
          <w:color w:val="0070C0"/>
        </w:rPr>
        <w:t xml:space="preserve"> </w:t>
      </w:r>
      <w:r w:rsidRPr="007C0CCF">
        <w:rPr>
          <w:rFonts w:ascii="Times New Roman" w:eastAsia="Times New Roman" w:hAnsi="Times New Roman" w:cs="Times New Roman"/>
          <w:color w:val="0070C0"/>
        </w:rPr>
        <w:t xml:space="preserve">Conversely, transfer learning conferred little or no benefit when the target cohort already had abundant local data (India) or was an extreme outlier (Florida, the severe-ICU, long-stay cohort): in these cases TL performance was comparable to, or in several pairs significantly below, the internal baseline.</w:t>
      </w:r>
      <w:r w:rsidRPr="007C0CCF">
        <w:rPr>
          <w:rFonts w:ascii="Times New Roman" w:eastAsia="Times New Roman" w:hAnsi="Times New Roman" w:cs="Times New Roman"/>
        </w:rPr>
        <w:t xml:space="preserve"> </w:t>
      </w:r>
      <w:r w:rsidRPr="007C0CCF">
        <w:rPr>
          <w:rFonts w:ascii="Times New Roman" w:eastAsia="Times New Roman" w:hAnsi="Times New Roman" w:cs="Times New Roman"/>
          <w:color w:val="C00000"/>
          <w:strike/>
        </w:rPr>
        <w:t xml:space="preserve">Notably, transfers into the Indian dataset, despite its significantly larger size compared to other cohorts, still benefited from external pretraining.</w:t>
      </w:r>
      <w:r w:rsidRPr="007C0CCF">
        <w:rPr>
          <w:rFonts w:ascii="Times New Roman" w:eastAsia="Times New Roman" w:hAnsi="Times New Roman" w:cs="Times New Roman"/>
          <w:color w:val="0070C0"/>
        </w:rPr>
        <w:t xml:space="preserve"> </w:t>
      </w:r>
      <w:r w:rsidRPr="007C0CCF">
        <w:rPr>
          <w:rFonts w:ascii="Times New Roman" w:eastAsia="Times New Roman" w:hAnsi="Times New Roman" w:cs="Times New Roman"/>
          <w:color w:val="0070C0"/>
        </w:rPr>
        <w:t xml:space="preserve">Notably, transfers into the large Indian dataset did not exceed its already-strong internal baseline (C-index ≈0.74), consistent with the expectation that transfer adds little when sufficient local data are available.</w:t>
      </w:r>
    </w:p>
    <w:p w14:paraId="561CCA26" w14:textId="77777777" w:rsidR="006B744E" w:rsidRPr="007C0CCF" w:rsidRDefault="006B744E">
      <w:pPr>
        <w:rPr>
          <w:rFonts w:ascii="Times New Roman" w:eastAsia="Times New Roman" w:hAnsi="Times New Roman" w:cs="Times New Roman"/>
        </w:rPr>
      </w:pPr>
    </w:p>
    <w:p w14:paraId="2983E5C7" w14:textId="408EE66B"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cumulative dynamic AUCs for all source-target transfer scenarios (36 models) are available in the supplemental data, and an example of notable curves is illustrated in Figure </w:t>
      </w:r>
      <w:r w:rsidR="00AA2B16">
        <w:rPr>
          <w:rFonts w:ascii="Times New Roman" w:eastAsia="Times New Roman" w:hAnsi="Times New Roman" w:cs="Times New Roman"/>
        </w:rPr>
        <w:t>5</w:t>
      </w:r>
      <w:r w:rsidRPr="007C0CCF">
        <w:rPr>
          <w:rFonts w:ascii="Times New Roman" w:eastAsia="Times New Roman" w:hAnsi="Times New Roman" w:cs="Times New Roman"/>
        </w:rPr>
        <w:t>. Most transfers had variable AUCs with different models, few-shot ratios, and time periods. The highest-performing configurations across all periods included transfers with the California dataset, sustaining AUC values of around or above 0.7 when transferred to the Jordanian cohort with only 10% fine-tuning. Usually, discriminative capability decreased over time, although this was not always the case.</w:t>
      </w:r>
    </w:p>
    <w:p w14:paraId="4412D231" w14:textId="77777777" w:rsidR="006B744E" w:rsidRPr="007C0CCF" w:rsidRDefault="006B744E">
      <w:pPr>
        <w:rPr>
          <w:rFonts w:ascii="Times New Roman" w:eastAsia="Times New Roman" w:hAnsi="Times New Roman" w:cs="Times New Roman"/>
        </w:rPr>
      </w:pPr>
    </w:p>
    <w:p w14:paraId="781BE287" w14:textId="2C8E7BF0" w:rsidR="006B744E" w:rsidRPr="007C0CCF" w:rsidRDefault="00000000" w:rsidP="00DC5EC8">
      <w:pPr>
        <w:rPr>
          <w:rFonts w:ascii="Times New Roman" w:eastAsia="Times New Roman" w:hAnsi="Times New Roman" w:cs="Times New Roman"/>
        </w:rPr>
      </w:pPr>
      <w:r w:rsidRPr="007C0CCF">
        <w:rPr>
          <w:rFonts w:ascii="Times New Roman" w:eastAsia="Times New Roman" w:hAnsi="Times New Roman" w:cs="Times New Roman"/>
          <w:b/>
        </w:rPr>
        <w:t>Discussion</w:t>
      </w:r>
    </w:p>
    <w:p w14:paraId="60CE5FA9"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Global TBI prognostication is challenging in resource-limited settings or special populations, where access to large-scale, localized datasets may be unavailable. In this study, we evaluate the utility of transfer learning to bridge machine learning gaps for length of stay assessment in patients with TBI across distinct cohorts. We specifically analyze four geographically and demographically diverse datasets from Urban trauma centers in India, Jordan, Florida, and California. These cohorts, though all originating from urban trauma centers, covered wide variations in age groups and regional trauma patterns, ranging from pediatric TBI to adult patients with TBI and suspected alcohol intoxication. The few-shot learning framework was employed to simulate real-world data constraints and assess whether models trained on epidemiologically distinct data can be fine-tuned with limited local samples to produce reliable, individualized LOS predictions in new settings. </w:t>
      </w:r>
    </w:p>
    <w:p w14:paraId="6838B1BB" w14:textId="77777777" w:rsidR="006B744E" w:rsidRPr="007C0CCF" w:rsidRDefault="006B744E">
      <w:pPr>
        <w:rPr>
          <w:rFonts w:ascii="Times New Roman" w:eastAsia="Times New Roman" w:hAnsi="Times New Roman" w:cs="Times New Roman"/>
        </w:rPr>
      </w:pPr>
    </w:p>
    <w:p w14:paraId="62073CE1" w14:textId="5B052A3A" w:rsidR="006B744E" w:rsidRPr="007C0CCF" w:rsidRDefault="00000000">
      <w:pPr>
        <w:rPr>
          <w:rFonts w:ascii="Times New Roman" w:hAnsi="Times New Roman" w:cs="Times New Roman"/>
        </w:rPr>
      </w:pPr>
      <w:r w:rsidRPr="007C0CCF">
        <w:rPr>
          <w:rFonts w:ascii="Times New Roman" w:eastAsia="Times New Roman" w:hAnsi="Times New Roman" w:cs="Times New Roman"/>
        </w:rPr>
        <w:t xml:space="preserve">The C-index analysis suggested that TL consistently improved the overall discriminative ability of the time-to-discharge models across </w:t>
      </w:r>
      <w:ins w:id="14" w:author="Shrinit Babel" w:date="2026-06-26T15:43:00Z" w16du:dateUtc="2026-06-26T19:43:00Z">
        <w:r w:rsidR="00AD06EF" w:rsidRPr="00AD06EF">
          <w:rPr>
            <w:rFonts w:ascii="Times New Roman" w:eastAsia="Times New Roman" w:hAnsi="Times New Roman" w:cs="Times New Roman"/>
          </w:rPr>
          <w:t xml:space="preserve">many source-target pairings, especially in low-data </w:t>
        </w:r>
        <w:r w:rsidR="00AD06EF">
          <w:rPr>
            <w:rFonts w:ascii="Times New Roman" w:eastAsia="Times New Roman" w:hAnsi="Times New Roman" w:cs="Times New Roman"/>
          </w:rPr>
          <w:t>settings</w:t>
        </w:r>
        <w:r w:rsidR="00AD06EF" w:rsidRPr="00AD06EF">
          <w:rPr>
            <w:rFonts w:ascii="Times New Roman" w:eastAsia="Times New Roman" w:hAnsi="Times New Roman" w:cs="Times New Roman"/>
          </w:rPr>
          <w:t xml:space="preserve"> where fine-tuning </w:t>
        </w:r>
        <w:r w:rsidR="00AD06EF">
          <w:rPr>
            <w:rFonts w:ascii="Times New Roman" w:eastAsia="Times New Roman" w:hAnsi="Times New Roman" w:cs="Times New Roman"/>
          </w:rPr>
          <w:t>was</w:t>
        </w:r>
        <w:r w:rsidR="00AD06EF" w:rsidRPr="00AD06EF">
          <w:rPr>
            <w:rFonts w:ascii="Times New Roman" w:eastAsia="Times New Roman" w:hAnsi="Times New Roman" w:cs="Times New Roman"/>
          </w:rPr>
          <w:t xml:space="preserve"> done using 5% or 10% of target-cohort data</w:t>
        </w:r>
        <w:r w:rsidR="00AD06EF">
          <w:rPr>
            <w:rFonts w:ascii="Times New Roman" w:eastAsia="Times New Roman" w:hAnsi="Times New Roman" w:cs="Times New Roman"/>
          </w:rPr>
          <w:t xml:space="preserve"> </w:t>
        </w:r>
      </w:ins>
      <w:del w:id="15" w:author="Shrinit Babel" w:date="2026-06-26T15:43:00Z" w16du:dateUtc="2026-06-26T19:43:00Z">
        <w:r w:rsidRPr="007C0CCF" w:rsidDel="00AD06EF">
          <w:rPr>
            <w:rFonts w:ascii="Times New Roman" w:eastAsia="Times New Roman" w:hAnsi="Times New Roman" w:cs="Times New Roman"/>
          </w:rPr>
          <w:delText>most source-target pairs and various few-shot ratios</w:delText>
        </w:r>
      </w:del>
      <w:r w:rsidRPr="007C0CCF">
        <w:rPr>
          <w:rFonts w:ascii="Times New Roman" w:eastAsia="Times New Roman" w:hAnsi="Times New Roman" w:cs="Times New Roman"/>
        </w:rPr>
        <w:t xml:space="preserve">. The C-index evaluates the model’s ability to accurately rank patients based on their predicted relative likelihood of earlier discharge. </w:t>
      </w:r>
      <w:r w:rsidRPr="007C0CCF">
        <w:rPr>
          <w:rFonts w:ascii="Times New Roman" w:eastAsia="Times New Roman" w:hAnsi="Times New Roman" w:cs="Times New Roman"/>
          <w:color w:val="C00000"/>
          <w:strike/>
        </w:rPr>
        <w:t xml:space="preserve">Both standard and weighted TL models were usually superior to </w:t>
      </w:r>
      <w:r w:rsidRPr="007C0CCF">
        <w:rPr>
          <w:rFonts w:ascii="Times New Roman" w:eastAsia="Times New Roman" w:hAnsi="Times New Roman" w:cs="Times New Roman"/>
          <w:color w:val="0070C0"/>
        </w:rPr>
        <w:t xml:space="preserve"> </w:t>
      </w:r>
      <w:r w:rsidRPr="007C0CCF">
        <w:rPr>
          <w:rFonts w:ascii="Times New Roman" w:eastAsia="Times New Roman" w:hAnsi="Times New Roman" w:cs="Times New Roman"/>
          <w:color w:val="0070C0"/>
        </w:rPr>
        <w:t xml:space="preserve">For transfers into small, epidemiologically distinct target cohorts, both standard and weighted TL models were superior to </w:t>
      </w:r>
      <w:r w:rsidRPr="007C0CCF">
        <w:rPr>
          <w:rFonts w:ascii="Times New Roman" w:eastAsia="Times New Roman" w:hAnsi="Times New Roman" w:cs="Times New Roman"/>
        </w:rPr>
        <w:lastRenderedPageBreak/>
        <w:t xml:space="preserve">baseline models, even in low-data regimes (e.g., 5% and 10%), suggesting that cross-cohort knowledge transfer is </w:t>
      </w:r>
      <w:r w:rsidRPr="007C0CCF">
        <w:rPr>
          <w:rFonts w:ascii="Times New Roman" w:eastAsia="Times New Roman" w:hAnsi="Times New Roman" w:cs="Times New Roman"/>
          <w:color w:val="C00000"/>
          <w:strike/>
        </w:rPr>
        <w:lastRenderedPageBreak/>
        <w:t xml:space="preserve">beneficial for risk stratification. </w:t>
      </w:r>
      <w:r w:rsidRPr="007C0CCF">
        <w:rPr>
          <w:rFonts w:ascii="Times New Roman" w:eastAsia="Times New Roman" w:hAnsi="Times New Roman" w:cs="Times New Roman"/>
          <w:color w:val="0070C0"/>
        </w:rPr>
        <w:lastRenderedPageBreak/>
        <w:t xml:space="preserve"> </w:t>
      </w:r>
      <w:r w:rsidRPr="007C0CCF">
        <w:rPr>
          <w:rFonts w:ascii="Times New Roman" w:eastAsia="Times New Roman" w:hAnsi="Times New Roman" w:cs="Times New Roman"/>
          <w:color w:val="0070C0"/>
        </w:rPr>
        <w:lastRenderedPageBreak/>
        <w:t xml:space="preserve">beneficial for risk stratification when local data are scarce; the two strategies performed comparably. </w:t>
      </w:r>
      <w:ins w:id="16" w:author="Shrinit Babel" w:date="2026-06-26T15:46:00Z" w16du:dateUtc="2026-06-26T19:46:00Z">
        <w:r w:rsidR="00AD06EF">
          <w:rPr>
            <w:rFonts w:ascii="Times New Roman" w:eastAsia="Times New Roman" w:hAnsi="Times New Roman" w:cs="Times New Roman"/>
          </w:rPr>
          <w:t>That being said, certain pairings demonstrated smaller, inconsistent, or interval-specific gains only, suggesting that transfer learning is not always a reliable enhancement but rather depen</w:t>
        </w:r>
      </w:ins>
      <w:ins w:id="17" w:author="Shrinit Babel" w:date="2026-06-26T15:47:00Z" w16du:dateUtc="2026-06-26T19:47:00Z">
        <w:r w:rsidR="00AD06EF">
          <w:rPr>
            <w:rFonts w:ascii="Times New Roman" w:eastAsia="Times New Roman" w:hAnsi="Times New Roman" w:cs="Times New Roman"/>
          </w:rPr>
          <w:t xml:space="preserve">ds on the relationship between the source and target cohorts. </w:t>
        </w:r>
      </w:ins>
      <w:r w:rsidRPr="007C0CCF">
        <w:rPr>
          <w:rFonts w:ascii="Times New Roman" w:eastAsia="Times New Roman" w:hAnsi="Times New Roman" w:cs="Times New Roman"/>
        </w:rPr>
        <w:t xml:space="preserve">The gains were </w:t>
      </w:r>
      <w:del w:id="18" w:author="Shrinit Babel" w:date="2026-06-26T15:46:00Z" w16du:dateUtc="2026-06-26T19:46:00Z">
        <w:r w:rsidRPr="007C0CCF" w:rsidDel="00AD06EF">
          <w:rPr>
            <w:rFonts w:ascii="Times New Roman" w:eastAsia="Times New Roman" w:hAnsi="Times New Roman" w:cs="Times New Roman"/>
          </w:rPr>
          <w:delText xml:space="preserve">also </w:delText>
        </w:r>
      </w:del>
      <w:r w:rsidRPr="007C0CCF">
        <w:rPr>
          <w:rFonts w:ascii="Times New Roman" w:eastAsia="Times New Roman" w:hAnsi="Times New Roman" w:cs="Times New Roman"/>
        </w:rPr>
        <w:t>most appreciable at the smallest fine-tuning level (5%): as target data were incorporated, additional few-shot data yielded diminishing returns in C-index improvement. This aligns with observations in few-shot and meta-learning literature, where gains tend to saturate compared to baseline learning with further input.</w:t>
      </w:r>
      <w:hyperlink r:id="rId23">
        <w:r w:rsidR="006B744E" w:rsidRPr="007C0CCF">
          <w:rPr>
            <w:rFonts w:ascii="Times New Roman" w:eastAsia="Times New Roman" w:hAnsi="Times New Roman" w:cs="Times New Roman"/>
            <w:vertAlign w:val="superscript"/>
          </w:rPr>
          <w:t>15</w:t>
        </w:r>
      </w:hyperlink>
    </w:p>
    <w:p w14:paraId="4AB77DCC" w14:textId="77777777" w:rsidR="006B744E" w:rsidRPr="007C0CCF" w:rsidRDefault="006B744E">
      <w:pPr>
        <w:rPr>
          <w:rFonts w:ascii="Times New Roman" w:eastAsia="Times New Roman" w:hAnsi="Times New Roman" w:cs="Times New Roman"/>
        </w:rPr>
      </w:pPr>
    </w:p>
    <w:p w14:paraId="7C61D0D3" w14:textId="5692F5A6"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dynamic AUC analysis provided further granularity into performance variation. Most models achieved their highest discriminatory ability in the early stay period, and would nevertheless retain performance in cohorts such as Florida, where patients usually had prolonged hospitalizations and a greater burden of disease. Unlike the </w:t>
      </w:r>
      <w:del w:id="19" w:author="Shrinit Babel" w:date="2026-06-26T15:14:00Z" w16du:dateUtc="2026-06-26T19:14:00Z">
        <w:r w:rsidRPr="007C0CCF" w:rsidDel="004A39BD">
          <w:rPr>
            <w:rFonts w:ascii="Times New Roman" w:eastAsia="Times New Roman" w:hAnsi="Times New Roman" w:cs="Times New Roman"/>
          </w:rPr>
          <w:delText xml:space="preserve">consistent </w:delText>
        </w:r>
      </w:del>
      <w:ins w:id="20" w:author="Shrinit Babel" w:date="2026-06-26T15:14:00Z" w16du:dateUtc="2026-06-26T19:14:00Z">
        <w:r w:rsidR="004A39BD">
          <w:rPr>
            <w:rFonts w:ascii="Times New Roman" w:eastAsia="Times New Roman" w:hAnsi="Times New Roman" w:cs="Times New Roman"/>
          </w:rPr>
          <w:t>broader</w:t>
        </w:r>
        <w:r w:rsidR="004A39BD" w:rsidRPr="007C0CCF">
          <w:rPr>
            <w:rFonts w:ascii="Times New Roman" w:eastAsia="Times New Roman" w:hAnsi="Times New Roman" w:cs="Times New Roman"/>
          </w:rPr>
          <w:t xml:space="preserve"> </w:t>
        </w:r>
      </w:ins>
      <w:r w:rsidRPr="007C0CCF">
        <w:rPr>
          <w:rFonts w:ascii="Times New Roman" w:eastAsia="Times New Roman" w:hAnsi="Times New Roman" w:cs="Times New Roman"/>
        </w:rPr>
        <w:t>findings observed when comparing the C-index, the dynamic AUC curves had nuanced and sometimes inconclusive patterns. In transfer pairs where the source and target cohorts had relatively similar characteristics (e.g., Florida and California), baseline models often caught up quickly to TL models in performance, at times outperforming TL counterparts during specific intervals of the hospital timeline. Bernico et al. (2018) similarly found that the marginal benefits of transfer learning increase with the disparity between source and target domains.</w:t>
      </w:r>
      <w:hyperlink r:id="rId24">
        <w:r w:rsidR="006B744E" w:rsidRPr="007C0CCF">
          <w:rPr>
            <w:rFonts w:ascii="Times New Roman" w:eastAsia="Times New Roman" w:hAnsi="Times New Roman" w:cs="Times New Roman"/>
            <w:vertAlign w:val="superscript"/>
          </w:rPr>
          <w:t>16</w:t>
        </w:r>
      </w:hyperlink>
      <w:r w:rsidRPr="007C0CCF">
        <w:rPr>
          <w:rFonts w:ascii="Times New Roman" w:eastAsia="Cardo" w:hAnsi="Times New Roman" w:cs="Times New Roman"/>
        </w:rPr>
        <w:t xml:space="preserve"> Heterogeneous domains offer a more distinct representation shift, supporting the larger C-index and AUC gains in cross-regional and cross-demographic pairs, such as India → California or California → Jordan, compared to within-U.S. adult trauma settings</w:t>
      </w:r>
      <w:ins w:id="21" w:author="Shrinit Babel" w:date="2026-06-26T15:15:00Z" w16du:dateUtc="2026-06-26T19:15:00Z">
        <w:r w:rsidR="004A39BD">
          <w:rPr>
            <w:rFonts w:ascii="Times New Roman" w:eastAsia="Cardo" w:hAnsi="Times New Roman" w:cs="Times New Roman"/>
          </w:rPr>
          <w:t>, while benefits were muted or inconsistent in other settings.</w:t>
        </w:r>
      </w:ins>
      <w:del w:id="22" w:author="Shrinit Babel" w:date="2026-06-26T15:15:00Z" w16du:dateUtc="2026-06-26T19:15:00Z">
        <w:r w:rsidRPr="007C0CCF" w:rsidDel="004A39BD">
          <w:rPr>
            <w:rFonts w:ascii="Times New Roman" w:eastAsia="Cardo" w:hAnsi="Times New Roman" w:cs="Times New Roman"/>
          </w:rPr>
          <w:delText>.</w:delText>
        </w:r>
      </w:del>
    </w:p>
    <w:p w14:paraId="4F952710" w14:textId="77777777" w:rsidR="006B744E" w:rsidRPr="007C0CCF" w:rsidRDefault="006B744E">
      <w:pPr>
        <w:rPr>
          <w:rFonts w:ascii="Times New Roman" w:eastAsia="Times New Roman" w:hAnsi="Times New Roman" w:cs="Times New Roman"/>
        </w:rPr>
      </w:pPr>
    </w:p>
    <w:p w14:paraId="280866C2"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Our study is not the first to assess transfer learning paradigms to improve individualized risk stratification in diverse settings. In precision oncology, Li et al. proposed a Cox-based transfer method that penalizes differences in baseline hazards and coefficients to accommodate time-varying heterogeneity between source registries and a local cancer-center cohort.</w:t>
      </w:r>
      <w:hyperlink r:id="rId25">
        <w:r w:rsidR="006B744E" w:rsidRPr="007C0CCF">
          <w:rPr>
            <w:rFonts w:ascii="Times New Roman" w:hAnsi="Times New Roman" w:cs="Times New Roman"/>
            <w:vertAlign w:val="superscript"/>
          </w:rPr>
          <w:t>17</w:t>
        </w:r>
      </w:hyperlink>
      <w:r w:rsidRPr="007C0CCF">
        <w:rPr>
          <w:rFonts w:ascii="Times New Roman" w:eastAsia="Times New Roman" w:hAnsi="Times New Roman" w:cs="Times New Roman"/>
        </w:rPr>
        <w:t xml:space="preserve"> Similarly, Zhao et al. transferred predictive models from the SEER database to a Chinese colorectal cancer cohort.</w:t>
      </w:r>
      <w:hyperlink r:id="rId26">
        <w:r w:rsidR="006B744E" w:rsidRPr="007C0CCF">
          <w:rPr>
            <w:rFonts w:ascii="Times New Roman" w:hAnsi="Times New Roman" w:cs="Times New Roman"/>
            <w:vertAlign w:val="superscript"/>
          </w:rPr>
          <w:t>8</w:t>
        </w:r>
      </w:hyperlink>
      <w:r w:rsidRPr="007C0CCF">
        <w:rPr>
          <w:rFonts w:ascii="Times New Roman" w:eastAsia="Times New Roman" w:hAnsi="Times New Roman" w:cs="Times New Roman"/>
        </w:rPr>
        <w:t xml:space="preserve"> Their study employed a similar fine-tuning pipeline to ours, which ultimately improved the ability to predict prognosis by random survival forest and deep/hybrid Cox models.</w:t>
      </w:r>
    </w:p>
    <w:p w14:paraId="655AE110" w14:textId="77777777" w:rsidR="006B744E" w:rsidRPr="007C0CCF" w:rsidRDefault="006B744E">
      <w:pPr>
        <w:rPr>
          <w:rFonts w:ascii="Times New Roman" w:eastAsia="Times New Roman" w:hAnsi="Times New Roman" w:cs="Times New Roman"/>
        </w:rPr>
      </w:pPr>
    </w:p>
    <w:p w14:paraId="6A7912AE"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Pfisterer et al. conducted a benchmark of domain generalization methods for survival analysis across oncology datasets, finding that such techniques would only modestly outperform baseline models when the domain shift was significant.</w:t>
      </w:r>
      <w:hyperlink r:id="rId27">
        <w:r w:rsidR="006B744E" w:rsidRPr="007C0CCF">
          <w:rPr>
            <w:rFonts w:ascii="Times New Roman" w:eastAsia="Times New Roman" w:hAnsi="Times New Roman" w:cs="Times New Roman"/>
            <w:vertAlign w:val="superscript"/>
          </w:rPr>
          <w:t>18</w:t>
        </w:r>
      </w:hyperlink>
      <w:r w:rsidRPr="007C0CCF">
        <w:rPr>
          <w:rFonts w:ascii="Times New Roman" w:eastAsia="Times New Roman" w:hAnsi="Times New Roman" w:cs="Times New Roman"/>
        </w:rPr>
        <w:t xml:space="preserve"> Unless there are major shifts in the distribution of covariates, there were muted gains. This finding is consistent with the results of our study, which showed stronger gains with transfer learning, primarily in cross-regional, demographically distinct pairs; the benefits were muted when applied between cohorts with less variability.</w:t>
      </w:r>
    </w:p>
    <w:p w14:paraId="41CE7E51" w14:textId="77777777" w:rsidR="006B744E" w:rsidRPr="007C0CCF" w:rsidRDefault="006B744E">
      <w:pPr>
        <w:rPr>
          <w:rFonts w:ascii="Times New Roman" w:eastAsia="Times New Roman" w:hAnsi="Times New Roman" w:cs="Times New Roman"/>
        </w:rPr>
      </w:pPr>
    </w:p>
    <w:p w14:paraId="29D0D2DA" w14:textId="5D1581B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Aside from limited prior work in oncology, most applications of transfer learning and domain generalization in medicine have been concentrated in imaging tasks across radiology and histopathology, where domain shift across scanners or hospitals can degrade performance. For example, in contrast-enhanced cardiac MRI, transfer learning has proven to be immensely effective, allowing models trained at one center to generalize and maintain fidelity at other sites.</w:t>
      </w:r>
      <w:hyperlink r:id="rId28">
        <w:r w:rsidR="006B744E" w:rsidRPr="007C0CCF">
          <w:rPr>
            <w:rFonts w:ascii="Times New Roman" w:hAnsi="Times New Roman" w:cs="Times New Roman"/>
            <w:vertAlign w:val="superscript"/>
          </w:rPr>
          <w:t>19</w:t>
        </w:r>
      </w:hyperlink>
      <w:r w:rsidRPr="007C0CCF">
        <w:rPr>
          <w:rFonts w:ascii="Times New Roman" w:eastAsia="Times New Roman" w:hAnsi="Times New Roman" w:cs="Times New Roman"/>
        </w:rPr>
        <w:t xml:space="preserve"> In contrast, applications of transfer learning to non-imaging data are relatively scarce, partly due to the challenges in feature harmonization across </w:t>
      </w:r>
      <w:r w:rsidRPr="007C0CCF">
        <w:rPr>
          <w:rFonts w:ascii="Times New Roman" w:eastAsia="Times New Roman" w:hAnsi="Times New Roman" w:cs="Times New Roman"/>
        </w:rPr>
        <w:lastRenderedPageBreak/>
        <w:t>datasets.</w:t>
      </w:r>
      <w:hyperlink r:id="rId29">
        <w:r w:rsidR="006B744E" w:rsidRPr="007C0CCF">
          <w:rPr>
            <w:rFonts w:ascii="Times New Roman" w:hAnsi="Times New Roman" w:cs="Times New Roman"/>
            <w:vertAlign w:val="superscript"/>
          </w:rPr>
          <w:t>20</w:t>
        </w:r>
      </w:hyperlink>
      <w:r w:rsidRPr="007C0CCF">
        <w:rPr>
          <w:rFonts w:ascii="Times New Roman" w:eastAsia="Times New Roman" w:hAnsi="Times New Roman" w:cs="Times New Roman"/>
        </w:rPr>
        <w:t xml:space="preserve"> Our study builds on the literature by demonstrating that LOS</w:t>
      </w:r>
      <w:del w:id="23" w:author="Shrinit Babel" w:date="2026-06-26T15:09:00Z" w16du:dateUtc="2026-06-26T19:09:00Z">
        <w:r w:rsidRPr="007C0CCF" w:rsidDel="004A39BD">
          <w:rPr>
            <w:rFonts w:ascii="Times New Roman" w:eastAsia="Times New Roman" w:hAnsi="Times New Roman" w:cs="Times New Roman"/>
          </w:rPr>
          <w:delText>, such as in the context of TBI</w:delText>
        </w:r>
      </w:del>
      <w:ins w:id="24" w:author="Shrinit Babel" w:date="2026-06-26T15:09:00Z" w16du:dateUtc="2026-06-26T19:09:00Z">
        <w:r w:rsidR="004A39BD">
          <w:rPr>
            <w:rFonts w:ascii="Times New Roman" w:eastAsia="Times New Roman" w:hAnsi="Times New Roman" w:cs="Times New Roman"/>
          </w:rPr>
          <w:t xml:space="preserve"> in TBI</w:t>
        </w:r>
      </w:ins>
      <w:del w:id="25" w:author="Shrinit Babel" w:date="2026-06-26T15:09:00Z" w16du:dateUtc="2026-06-26T19:09:00Z">
        <w:r w:rsidRPr="007C0CCF" w:rsidDel="004A39BD">
          <w:rPr>
            <w:rFonts w:ascii="Times New Roman" w:eastAsia="Times New Roman" w:hAnsi="Times New Roman" w:cs="Times New Roman"/>
          </w:rPr>
          <w:delText>,</w:delText>
        </w:r>
      </w:del>
      <w:r w:rsidRPr="007C0CCF">
        <w:rPr>
          <w:rFonts w:ascii="Times New Roman" w:eastAsia="Times New Roman" w:hAnsi="Times New Roman" w:cs="Times New Roman"/>
        </w:rPr>
        <w:t xml:space="preserve"> can be framed as a time-to-event problem</w:t>
      </w:r>
      <w:ins w:id="26" w:author="Shrinit Babel" w:date="2026-06-26T15:10:00Z" w16du:dateUtc="2026-06-26T19:10:00Z">
        <w:r w:rsidR="004A39BD">
          <w:rPr>
            <w:rFonts w:ascii="Times New Roman" w:eastAsia="Times New Roman" w:hAnsi="Times New Roman" w:cs="Times New Roman"/>
          </w:rPr>
          <w:t xml:space="preserve"> and that </w:t>
        </w:r>
      </w:ins>
      <w:del w:id="27" w:author="Shrinit Babel" w:date="2026-06-26T15:10:00Z" w16du:dateUtc="2026-06-26T19:10:00Z">
        <w:r w:rsidRPr="007C0CCF" w:rsidDel="004A39BD">
          <w:rPr>
            <w:rFonts w:ascii="Times New Roman" w:eastAsia="Times New Roman" w:hAnsi="Times New Roman" w:cs="Times New Roman"/>
          </w:rPr>
          <w:delText>; moreover,</w:delText>
        </w:r>
      </w:del>
      <w:r w:rsidRPr="007C0CCF">
        <w:rPr>
          <w:rFonts w:ascii="Times New Roman" w:eastAsia="Times New Roman" w:hAnsi="Times New Roman" w:cs="Times New Roman"/>
        </w:rPr>
        <w:t xml:space="preserve"> few-shot transfer learning </w:t>
      </w:r>
      <w:del w:id="28" w:author="Shrinit Babel" w:date="2026-06-26T15:11:00Z" w16du:dateUtc="2026-06-26T19:11:00Z">
        <w:r w:rsidRPr="007C0CCF" w:rsidDel="004A39BD">
          <w:rPr>
            <w:rFonts w:ascii="Times New Roman" w:eastAsia="Times New Roman" w:hAnsi="Times New Roman" w:cs="Times New Roman"/>
          </w:rPr>
          <w:delText xml:space="preserve">across international cohorts </w:delText>
        </w:r>
      </w:del>
      <w:ins w:id="29" w:author="Shrinit Babel" w:date="2026-06-26T15:10:00Z" w16du:dateUtc="2026-06-26T19:10:00Z">
        <w:r w:rsidR="004A39BD">
          <w:rPr>
            <w:rFonts w:ascii="Times New Roman" w:eastAsia="Times New Roman" w:hAnsi="Times New Roman" w:cs="Times New Roman"/>
          </w:rPr>
          <w:t>may improve prediction across selected international cohorts when limited local data a</w:t>
        </w:r>
      </w:ins>
      <w:ins w:id="30" w:author="Shrinit Babel" w:date="2026-06-26T15:11:00Z" w16du:dateUtc="2026-06-26T19:11:00Z">
        <w:r w:rsidR="004A39BD">
          <w:rPr>
            <w:rFonts w:ascii="Times New Roman" w:eastAsia="Times New Roman" w:hAnsi="Times New Roman" w:cs="Times New Roman"/>
          </w:rPr>
          <w:t xml:space="preserve">re available for adaptation. </w:t>
        </w:r>
      </w:ins>
      <w:del w:id="31" w:author="Shrinit Babel" w:date="2026-06-26T15:11:00Z" w16du:dateUtc="2026-06-26T19:11:00Z">
        <w:r w:rsidRPr="007C0CCF" w:rsidDel="004A39BD">
          <w:rPr>
            <w:rFonts w:ascii="Times New Roman" w:eastAsia="Times New Roman" w:hAnsi="Times New Roman" w:cs="Times New Roman"/>
          </w:rPr>
          <w:delText>can benefit from few-shot transfer learning across international cohorts.</w:delText>
        </w:r>
      </w:del>
      <w:r w:rsidRPr="007C0CCF">
        <w:rPr>
          <w:rFonts w:ascii="Times New Roman" w:eastAsia="Times New Roman" w:hAnsi="Times New Roman" w:cs="Times New Roman"/>
        </w:rPr>
        <w:t xml:space="preserve"> </w:t>
      </w:r>
    </w:p>
    <w:p w14:paraId="4B35BE7A" w14:textId="77777777" w:rsidR="006B744E" w:rsidRPr="007C0CCF" w:rsidRDefault="006B744E">
      <w:pPr>
        <w:rPr>
          <w:rFonts w:ascii="Times New Roman" w:eastAsia="Times New Roman" w:hAnsi="Times New Roman" w:cs="Times New Roman"/>
        </w:rPr>
      </w:pPr>
    </w:p>
    <w:p w14:paraId="67D91A85" w14:textId="77777777" w:rsidR="006B744E" w:rsidRDefault="00000000">
      <w:pPr>
        <w:rPr>
          <w:ins w:id="32" w:author="Shrinit Babel" w:date="2026-06-26T13:57:00Z" w16du:dateUtc="2026-06-26T17:57:00Z"/>
          <w:rFonts w:ascii="Times New Roman" w:eastAsia="Times New Roman" w:hAnsi="Times New Roman" w:cs="Times New Roman"/>
        </w:rPr>
      </w:pPr>
      <w:r w:rsidRPr="007C0CCF">
        <w:rPr>
          <w:rFonts w:ascii="Times New Roman" w:eastAsia="Times New Roman" w:hAnsi="Times New Roman" w:cs="Times New Roman"/>
        </w:rPr>
        <w:t>LOS is not only an indirect measure of clinical severity and resource utilization, but is also influenced by institutional policies, insurance structures, and non-medical social factors that standard survival predictions cannot reliably capture. In the United States, Medicaid coverage has been identified as an independent predictor of extended hospitalization after a TBI.</w:t>
      </w:r>
      <w:hyperlink r:id="rId30">
        <w:r w:rsidR="006B744E" w:rsidRPr="007C0CCF">
          <w:rPr>
            <w:rFonts w:ascii="Times New Roman" w:hAnsi="Times New Roman" w:cs="Times New Roman"/>
            <w:vertAlign w:val="superscript"/>
          </w:rPr>
          <w:t>21</w:t>
        </w:r>
      </w:hyperlink>
      <w:r w:rsidRPr="007C0CCF">
        <w:rPr>
          <w:rFonts w:ascii="Times New Roman" w:eastAsia="Times New Roman" w:hAnsi="Times New Roman" w:cs="Times New Roman"/>
        </w:rPr>
        <w:t xml:space="preserve"> In many low- and middle-income countries (LMICs), additional systemic pressures further complicate stay dynamics. Fragmented referral systems during the prehospital trauma process have been linked to longer hospital stays.</w:t>
      </w:r>
      <w:hyperlink r:id="rId31">
        <w:r w:rsidR="006B744E" w:rsidRPr="007C0CCF">
          <w:rPr>
            <w:rFonts w:ascii="Times New Roman" w:hAnsi="Times New Roman" w:cs="Times New Roman"/>
            <w:vertAlign w:val="superscript"/>
          </w:rPr>
          <w:t>22</w:t>
        </w:r>
      </w:hyperlink>
      <w:r w:rsidRPr="007C0CCF">
        <w:rPr>
          <w:rFonts w:ascii="Times New Roman" w:eastAsia="Times New Roman" w:hAnsi="Times New Roman" w:cs="Times New Roman"/>
        </w:rPr>
        <w:t xml:space="preserve"> Conversely, bed shortages can lead to premature discharges in settings where hospital capacity is limited.</w:t>
      </w:r>
      <w:hyperlink r:id="rId32">
        <w:r w:rsidR="006B744E" w:rsidRPr="007C0CCF">
          <w:rPr>
            <w:rFonts w:ascii="Times New Roman" w:hAnsi="Times New Roman" w:cs="Times New Roman"/>
            <w:vertAlign w:val="superscript"/>
          </w:rPr>
          <w:t>23</w:t>
        </w:r>
      </w:hyperlink>
      <w:r w:rsidRPr="007C0CCF">
        <w:rPr>
          <w:rFonts w:ascii="Times New Roman" w:eastAsia="Times New Roman" w:hAnsi="Times New Roman" w:cs="Times New Roman"/>
        </w:rPr>
        <w:t xml:space="preserve"> Data-driven approaches, such as transfer learning, can offer a pathway to account for these cross-system differences and allow prognostic models to adapt flexibly.</w:t>
      </w:r>
    </w:p>
    <w:p w14:paraId="03AC5E6E" w14:textId="77777777" w:rsidR="003A70F1" w:rsidRDefault="003A70F1">
      <w:pPr>
        <w:rPr>
          <w:ins w:id="33" w:author="Shrinit Babel" w:date="2026-06-26T13:57:00Z" w16du:dateUtc="2026-06-26T17:57:00Z"/>
          <w:rFonts w:ascii="Times New Roman" w:eastAsia="Times New Roman" w:hAnsi="Times New Roman" w:cs="Times New Roman"/>
        </w:rPr>
      </w:pPr>
    </w:p>
    <w:p w14:paraId="22016A46" w14:textId="79D7021F" w:rsidR="003A70F1" w:rsidRPr="007C0CCF" w:rsidRDefault="003A70F1">
      <w:pPr>
        <w:rPr>
          <w:rFonts w:ascii="Times New Roman" w:eastAsia="Times New Roman" w:hAnsi="Times New Roman" w:cs="Times New Roman"/>
        </w:rPr>
      </w:pPr>
      <w:ins w:id="34" w:author="Shrinit Babel" w:date="2026-06-26T13:58:00Z" w16du:dateUtc="2026-06-26T17:58:00Z">
        <w:r>
          <w:rPr>
            <w:rFonts w:ascii="Times New Roman" w:eastAsia="Times New Roman" w:hAnsi="Times New Roman" w:cs="Times New Roman"/>
          </w:rPr>
          <w:t xml:space="preserve">When evaluating our results, cohort heterogeneity is key to consider. LOS may be influenced by regional trauma patterns, baseline </w:t>
        </w:r>
      </w:ins>
      <w:ins w:id="35" w:author="Shrinit Babel" w:date="2026-06-26T13:59:00Z" w16du:dateUtc="2026-06-26T17:59:00Z">
        <w:r>
          <w:rPr>
            <w:rFonts w:ascii="Times New Roman" w:eastAsia="Times New Roman" w:hAnsi="Times New Roman" w:cs="Times New Roman"/>
          </w:rPr>
          <w:t>comorbidity profiles</w:t>
        </w:r>
      </w:ins>
      <w:ins w:id="36" w:author="Shrinit Babel" w:date="2026-06-26T13:58:00Z" w16du:dateUtc="2026-06-26T17:58:00Z">
        <w:r>
          <w:rPr>
            <w:rFonts w:ascii="Times New Roman" w:eastAsia="Times New Roman" w:hAnsi="Times New Roman" w:cs="Times New Roman"/>
          </w:rPr>
          <w:t xml:space="preserve">, health-system features, and differences between pediatric and adult populations, </w:t>
        </w:r>
      </w:ins>
      <w:ins w:id="37" w:author="Shrinit Babel" w:date="2026-06-26T13:59:00Z" w16du:dateUtc="2026-06-26T17:59:00Z">
        <w:r>
          <w:rPr>
            <w:rFonts w:ascii="Times New Roman" w:eastAsia="Times New Roman" w:hAnsi="Times New Roman" w:cs="Times New Roman"/>
          </w:rPr>
          <w:t xml:space="preserve">all of which are independent of the severity of injuries. Transfer learning should therefore not be taken as proof that a model trained in one context can be used everywhere without modification. Instead, the more appropriate conclusion </w:t>
        </w:r>
      </w:ins>
      <w:ins w:id="38" w:author="Shrinit Babel" w:date="2026-06-26T14:02:00Z" w16du:dateUtc="2026-06-26T18:02:00Z">
        <w:r w:rsidR="004304E7">
          <w:rPr>
            <w:rFonts w:ascii="Times New Roman" w:eastAsia="Times New Roman" w:hAnsi="Times New Roman" w:cs="Times New Roman"/>
          </w:rPr>
          <w:t xml:space="preserve">given the observed performance gains is </w:t>
        </w:r>
      </w:ins>
      <w:ins w:id="39" w:author="Shrinit Babel" w:date="2026-06-26T13:59:00Z" w16du:dateUtc="2026-06-26T17:59:00Z">
        <w:r w:rsidR="004304E7">
          <w:rPr>
            <w:rFonts w:ascii="Times New Roman" w:eastAsia="Times New Roman" w:hAnsi="Times New Roman" w:cs="Times New Roman"/>
          </w:rPr>
          <w:t xml:space="preserve">that source-cohort </w:t>
        </w:r>
      </w:ins>
      <w:ins w:id="40" w:author="Shrinit Babel" w:date="2026-06-26T14:00:00Z" w16du:dateUtc="2026-06-26T18:00:00Z">
        <w:r w:rsidR="004304E7">
          <w:rPr>
            <w:rFonts w:ascii="Times New Roman" w:eastAsia="Times New Roman" w:hAnsi="Times New Roman" w:cs="Times New Roman"/>
          </w:rPr>
          <w:t xml:space="preserve">information can enhance target-cohort prediction when even </w:t>
        </w:r>
      </w:ins>
      <w:ins w:id="41" w:author="Shrinit Babel" w:date="2026-06-26T14:02:00Z" w16du:dateUtc="2026-06-26T18:02:00Z">
        <w:r w:rsidR="004304E7">
          <w:rPr>
            <w:rFonts w:ascii="Times New Roman" w:eastAsia="Times New Roman" w:hAnsi="Times New Roman" w:cs="Times New Roman"/>
          </w:rPr>
          <w:t xml:space="preserve">a generous portion </w:t>
        </w:r>
      </w:ins>
      <w:ins w:id="42" w:author="Shrinit Babel" w:date="2026-06-26T14:00:00Z" w16du:dateUtc="2026-06-26T18:00:00Z">
        <w:r w:rsidR="004304E7">
          <w:rPr>
            <w:rFonts w:ascii="Times New Roman" w:eastAsia="Times New Roman" w:hAnsi="Times New Roman" w:cs="Times New Roman"/>
          </w:rPr>
          <w:t>of local data is available for fine-tuning</w:t>
        </w:r>
      </w:ins>
      <w:ins w:id="43" w:author="Shrinit Babel" w:date="2026-06-26T14:03:00Z" w16du:dateUtc="2026-06-26T18:03:00Z">
        <w:r w:rsidR="004304E7">
          <w:rPr>
            <w:rFonts w:ascii="Times New Roman" w:eastAsia="Times New Roman" w:hAnsi="Times New Roman" w:cs="Times New Roman"/>
          </w:rPr>
          <w:t>. Considering the reduced or uneven gains in some pairings, transferability is dependent on the type and degree of domain shift between cohorts.</w:t>
        </w:r>
      </w:ins>
    </w:p>
    <w:p w14:paraId="0EDB561B" w14:textId="77777777" w:rsidR="006B744E" w:rsidRPr="007C0CCF" w:rsidRDefault="006B744E">
      <w:pPr>
        <w:rPr>
          <w:rFonts w:ascii="Times New Roman" w:eastAsia="Times New Roman" w:hAnsi="Times New Roman" w:cs="Times New Roman"/>
        </w:rPr>
      </w:pPr>
    </w:p>
    <w:p w14:paraId="0F8311F8" w14:textId="57AD92F1"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Regardless, there are limitations to consider in our analysis. First, although we included four epidemiologically distinct cohorts, they were all derived from urban trauma centers; further research is needed to evaluate the role of transfer learning in prognosticating urban and rural centers, where care pathways can differ significantly.</w:t>
      </w:r>
      <w:hyperlink r:id="rId33">
        <w:r w:rsidR="006B744E" w:rsidRPr="007C0CCF">
          <w:rPr>
            <w:rFonts w:ascii="Times New Roman" w:eastAsia="Times New Roman" w:hAnsi="Times New Roman" w:cs="Times New Roman"/>
            <w:vertAlign w:val="superscript"/>
          </w:rPr>
          <w:t>24</w:t>
        </w:r>
      </w:hyperlink>
      <w:r w:rsidRPr="007C0CCF">
        <w:rPr>
          <w:rFonts w:ascii="Times New Roman" w:eastAsia="Times New Roman" w:hAnsi="Times New Roman" w:cs="Times New Roman"/>
        </w:rPr>
        <w:t xml:space="preserve"> Second, our feature space was limited to basic clinical variables; although it proved effective, assessing transferability on additional covariates may prove useful. </w:t>
      </w:r>
      <w:ins w:id="44" w:author="Shrinit Babel" w:date="2026-06-26T19:53:00Z" w16du:dateUtc="2026-06-26T23:53:00Z">
        <w:r w:rsidR="001324CE">
          <w:rPr>
            <w:rFonts w:ascii="Times New Roman" w:eastAsia="Times New Roman" w:hAnsi="Times New Roman" w:cs="Times New Roman"/>
          </w:rPr>
          <w:t>Ultimately, our models are intended to support, rather than replace, clinical judgement. LOS predictions should be interpreted alongside clinical insights, treatment requirements, and institutional factors</w:t>
        </w:r>
      </w:ins>
      <w:ins w:id="45" w:author="Shrinit Babel" w:date="2026-06-26T19:54:00Z" w16du:dateUtc="2026-06-26T23:54:00Z">
        <w:r w:rsidR="001324CE">
          <w:rPr>
            <w:rFonts w:ascii="Times New Roman" w:eastAsia="Times New Roman" w:hAnsi="Times New Roman" w:cs="Times New Roman"/>
          </w:rPr>
          <w:t>,</w:t>
        </w:r>
      </w:ins>
      <w:ins w:id="46" w:author="Shrinit Babel" w:date="2026-06-26T19:53:00Z" w16du:dateUtc="2026-06-26T23:53:00Z">
        <w:r w:rsidR="001324CE">
          <w:rPr>
            <w:rFonts w:ascii="Times New Roman" w:eastAsia="Times New Roman" w:hAnsi="Times New Roman" w:cs="Times New Roman"/>
          </w:rPr>
          <w:t xml:space="preserve"> especially in decisions involving complex care or </w:t>
        </w:r>
      </w:ins>
      <w:ins w:id="47" w:author="Shrinit Babel" w:date="2026-06-26T19:54:00Z" w16du:dateUtc="2026-06-26T23:54:00Z">
        <w:r w:rsidR="001324CE">
          <w:rPr>
            <w:rFonts w:ascii="Times New Roman" w:eastAsia="Times New Roman" w:hAnsi="Times New Roman" w:cs="Times New Roman"/>
          </w:rPr>
          <w:t xml:space="preserve">resource allocation. </w:t>
        </w:r>
      </w:ins>
      <w:r w:rsidRPr="007C0CCF">
        <w:rPr>
          <w:rFonts w:ascii="Times New Roman" w:eastAsia="Times New Roman" w:hAnsi="Times New Roman" w:cs="Times New Roman"/>
        </w:rPr>
        <w:t xml:space="preserve">Future research should focus on prospectively validating transfer learning frameworks in the clinical workflow. </w:t>
      </w:r>
    </w:p>
    <w:p w14:paraId="32550780" w14:textId="77777777" w:rsidR="006B744E" w:rsidRPr="007C0CCF" w:rsidRDefault="006B744E">
      <w:pPr>
        <w:rPr>
          <w:rFonts w:ascii="Times New Roman" w:eastAsia="Times New Roman" w:hAnsi="Times New Roman" w:cs="Times New Roman"/>
        </w:rPr>
      </w:pPr>
    </w:p>
    <w:p w14:paraId="370EADFE" w14:textId="475E3443" w:rsidR="006B744E" w:rsidRPr="007C0CCF" w:rsidRDefault="00000000" w:rsidP="00DC5EC8">
      <w:pPr>
        <w:rPr>
          <w:rFonts w:ascii="Times New Roman" w:eastAsia="Times New Roman" w:hAnsi="Times New Roman" w:cs="Times New Roman"/>
          <w:b/>
        </w:rPr>
      </w:pPr>
      <w:r w:rsidRPr="007C0CCF">
        <w:rPr>
          <w:rFonts w:ascii="Times New Roman" w:eastAsia="Times New Roman" w:hAnsi="Times New Roman" w:cs="Times New Roman"/>
          <w:b/>
        </w:rPr>
        <w:t>Conclusion</w:t>
      </w:r>
    </w:p>
    <w:p w14:paraId="4935A824"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Both patient severity and institutional and social determinants of care influence LOS in neurotrauma. In this study, we show that few-shot transfer learning can enhance the prediction of LOS across diverse international TBI cohorts, offering a data-driven and democratized strategy for resource planning in neurotrauma care. Future work should validate this work prospectively and expand its use case to rural cohorts as well. </w:t>
      </w:r>
    </w:p>
    <w:p w14:paraId="2A8046C5" w14:textId="77777777" w:rsidR="006B744E" w:rsidRPr="007C0CCF" w:rsidRDefault="006B744E">
      <w:pPr>
        <w:rPr>
          <w:rFonts w:ascii="Times New Roman" w:eastAsia="Times New Roman" w:hAnsi="Times New Roman" w:cs="Times New Roman"/>
        </w:rPr>
      </w:pPr>
    </w:p>
    <w:p w14:paraId="1627B74E" w14:textId="7777777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rPr>
        <w:t>Acknowledgments</w:t>
      </w:r>
    </w:p>
    <w:p w14:paraId="0CAFE69C"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We thank the Towards Improved Trauma Care Outcomes (TITCO) collaborators, Brigode et al. (2021) and Raffee et al. (2024), for making their data openly accessible. </w:t>
      </w:r>
    </w:p>
    <w:p w14:paraId="532E95C9" w14:textId="77777777" w:rsidR="006B744E" w:rsidRPr="007C0CCF" w:rsidRDefault="006B744E">
      <w:pPr>
        <w:rPr>
          <w:rFonts w:ascii="Times New Roman" w:eastAsia="Times New Roman" w:hAnsi="Times New Roman" w:cs="Times New Roman"/>
        </w:rPr>
      </w:pPr>
    </w:p>
    <w:p w14:paraId="3D3512D1" w14:textId="77777777" w:rsidR="006B744E" w:rsidRPr="007C0CCF" w:rsidRDefault="006B744E">
      <w:pPr>
        <w:rPr>
          <w:rFonts w:ascii="Times New Roman" w:eastAsia="Times New Roman" w:hAnsi="Times New Roman" w:cs="Times New Roman"/>
        </w:rPr>
      </w:pPr>
    </w:p>
    <w:p w14:paraId="381FAAC0" w14:textId="77777777" w:rsidR="006B744E" w:rsidRPr="007C0CCF" w:rsidRDefault="006B744E">
      <w:pPr>
        <w:rPr>
          <w:rFonts w:ascii="Times New Roman" w:eastAsia="Times New Roman" w:hAnsi="Times New Roman" w:cs="Times New Roman"/>
        </w:rPr>
      </w:pPr>
    </w:p>
    <w:p w14:paraId="31E664E3" w14:textId="77777777" w:rsidR="006B744E" w:rsidRPr="007C0CCF" w:rsidRDefault="006B744E">
      <w:pPr>
        <w:rPr>
          <w:rFonts w:ascii="Times New Roman" w:eastAsia="Times New Roman" w:hAnsi="Times New Roman" w:cs="Times New Roman"/>
        </w:rPr>
      </w:pPr>
    </w:p>
    <w:p w14:paraId="6EB929D6" w14:textId="77777777" w:rsidR="006B744E" w:rsidRPr="007C0CCF" w:rsidRDefault="006B744E">
      <w:pPr>
        <w:rPr>
          <w:rFonts w:ascii="Times New Roman" w:eastAsia="Times New Roman" w:hAnsi="Times New Roman" w:cs="Times New Roman"/>
        </w:rPr>
      </w:pPr>
    </w:p>
    <w:p w14:paraId="5086DA9F" w14:textId="77777777" w:rsidR="006B744E" w:rsidRPr="007C0CCF" w:rsidRDefault="006B744E">
      <w:pPr>
        <w:rPr>
          <w:rFonts w:ascii="Times New Roman" w:eastAsia="Times New Roman" w:hAnsi="Times New Roman" w:cs="Times New Roman"/>
        </w:rPr>
      </w:pPr>
    </w:p>
    <w:p w14:paraId="607DE48B" w14:textId="77777777" w:rsidR="006B744E" w:rsidRPr="007C0CCF" w:rsidRDefault="006B744E">
      <w:pPr>
        <w:rPr>
          <w:rFonts w:ascii="Times New Roman" w:eastAsia="Times New Roman" w:hAnsi="Times New Roman" w:cs="Times New Roman"/>
        </w:rPr>
      </w:pPr>
    </w:p>
    <w:p w14:paraId="58B5A015" w14:textId="77777777" w:rsidR="006B744E" w:rsidRPr="007C0CCF" w:rsidRDefault="006B744E">
      <w:pPr>
        <w:rPr>
          <w:rFonts w:ascii="Times New Roman" w:eastAsia="Times New Roman" w:hAnsi="Times New Roman" w:cs="Times New Roman"/>
        </w:rPr>
      </w:pPr>
    </w:p>
    <w:p w14:paraId="4ACB1B92" w14:textId="77777777" w:rsidR="006B744E" w:rsidRPr="007C0CCF" w:rsidRDefault="006B744E">
      <w:pPr>
        <w:rPr>
          <w:rFonts w:ascii="Times New Roman" w:eastAsia="Times New Roman" w:hAnsi="Times New Roman" w:cs="Times New Roman"/>
        </w:rPr>
      </w:pPr>
    </w:p>
    <w:p w14:paraId="6CED96FD" w14:textId="77777777" w:rsidR="006B744E" w:rsidRPr="007C0CCF" w:rsidRDefault="006B744E">
      <w:pPr>
        <w:rPr>
          <w:rFonts w:ascii="Times New Roman" w:eastAsia="Times New Roman" w:hAnsi="Times New Roman" w:cs="Times New Roman"/>
        </w:rPr>
      </w:pPr>
    </w:p>
    <w:p w14:paraId="71C657C6" w14:textId="77777777" w:rsidR="006B744E" w:rsidRPr="007C0CCF" w:rsidRDefault="006B744E">
      <w:pPr>
        <w:rPr>
          <w:rFonts w:ascii="Times New Roman" w:eastAsia="Times New Roman" w:hAnsi="Times New Roman" w:cs="Times New Roman"/>
        </w:rPr>
      </w:pPr>
    </w:p>
    <w:p w14:paraId="61224E79" w14:textId="77777777" w:rsidR="006B744E" w:rsidRPr="007C0CCF" w:rsidRDefault="006B744E">
      <w:pPr>
        <w:rPr>
          <w:rFonts w:ascii="Times New Roman" w:eastAsia="Times New Roman" w:hAnsi="Times New Roman" w:cs="Times New Roman"/>
        </w:rPr>
      </w:pPr>
    </w:p>
    <w:p w14:paraId="7C29686C" w14:textId="77777777" w:rsidR="006B744E" w:rsidRPr="007C0CCF" w:rsidRDefault="006B744E">
      <w:pPr>
        <w:rPr>
          <w:rFonts w:ascii="Times New Roman" w:eastAsia="Times New Roman" w:hAnsi="Times New Roman" w:cs="Times New Roman"/>
        </w:rPr>
      </w:pPr>
    </w:p>
    <w:p w14:paraId="5B97E9B9" w14:textId="77777777" w:rsidR="006B744E" w:rsidRPr="007C0CCF" w:rsidRDefault="006B744E">
      <w:pPr>
        <w:rPr>
          <w:rFonts w:ascii="Times New Roman" w:eastAsia="Times New Roman" w:hAnsi="Times New Roman" w:cs="Times New Roman"/>
        </w:rPr>
      </w:pPr>
    </w:p>
    <w:p w14:paraId="6DEE4D06" w14:textId="77777777" w:rsidR="006B744E" w:rsidRPr="007C0CCF" w:rsidRDefault="006B744E">
      <w:pPr>
        <w:rPr>
          <w:rFonts w:ascii="Times New Roman" w:eastAsia="Times New Roman" w:hAnsi="Times New Roman" w:cs="Times New Roman"/>
        </w:rPr>
      </w:pPr>
    </w:p>
    <w:p w14:paraId="6A0DD1D1" w14:textId="77777777" w:rsidR="006B744E" w:rsidRPr="007C0CCF" w:rsidRDefault="006B744E">
      <w:pPr>
        <w:rPr>
          <w:rFonts w:ascii="Times New Roman" w:eastAsia="Times New Roman" w:hAnsi="Times New Roman" w:cs="Times New Roman"/>
        </w:rPr>
      </w:pPr>
    </w:p>
    <w:p w14:paraId="2F373BD5" w14:textId="77777777" w:rsidR="006B744E" w:rsidRPr="007C0CCF" w:rsidRDefault="006B744E">
      <w:pPr>
        <w:rPr>
          <w:rFonts w:ascii="Times New Roman" w:eastAsia="Times New Roman" w:hAnsi="Times New Roman" w:cs="Times New Roman"/>
        </w:rPr>
      </w:pPr>
    </w:p>
    <w:p w14:paraId="74FF2C59" w14:textId="77777777" w:rsidR="006B744E" w:rsidRPr="007C0CCF" w:rsidRDefault="006B744E">
      <w:pPr>
        <w:rPr>
          <w:rFonts w:ascii="Times New Roman" w:eastAsia="Times New Roman" w:hAnsi="Times New Roman" w:cs="Times New Roman"/>
        </w:rPr>
      </w:pPr>
    </w:p>
    <w:p w14:paraId="7C554797" w14:textId="77777777" w:rsidR="006B744E" w:rsidRPr="007C0CCF" w:rsidRDefault="006B744E">
      <w:pPr>
        <w:rPr>
          <w:rFonts w:ascii="Times New Roman" w:eastAsia="Times New Roman" w:hAnsi="Times New Roman" w:cs="Times New Roman"/>
        </w:rPr>
      </w:pPr>
    </w:p>
    <w:p w14:paraId="6EA87665" w14:textId="77777777" w:rsidR="006B744E" w:rsidRPr="007C0CCF" w:rsidRDefault="006B744E">
      <w:pPr>
        <w:rPr>
          <w:rFonts w:ascii="Times New Roman" w:eastAsia="Times New Roman" w:hAnsi="Times New Roman" w:cs="Times New Roman"/>
        </w:rPr>
      </w:pPr>
    </w:p>
    <w:p w14:paraId="4FD2FB59" w14:textId="77777777" w:rsidR="006B744E" w:rsidRPr="007C0CCF" w:rsidRDefault="006B744E">
      <w:pPr>
        <w:rPr>
          <w:rFonts w:ascii="Times New Roman" w:eastAsia="Times New Roman" w:hAnsi="Times New Roman" w:cs="Times New Roman"/>
        </w:rPr>
      </w:pPr>
    </w:p>
    <w:p w14:paraId="6C016C82" w14:textId="77777777" w:rsidR="006B744E" w:rsidRPr="007C0CCF" w:rsidRDefault="006B744E">
      <w:pPr>
        <w:rPr>
          <w:rFonts w:ascii="Times New Roman" w:eastAsia="Times New Roman" w:hAnsi="Times New Roman" w:cs="Times New Roman"/>
        </w:rPr>
      </w:pPr>
    </w:p>
    <w:p w14:paraId="0DAC95A4" w14:textId="77777777" w:rsidR="006B744E" w:rsidRPr="007C0CCF" w:rsidRDefault="006B744E">
      <w:pPr>
        <w:rPr>
          <w:rFonts w:ascii="Times New Roman" w:eastAsia="Times New Roman" w:hAnsi="Times New Roman" w:cs="Times New Roman"/>
        </w:rPr>
      </w:pPr>
    </w:p>
    <w:p w14:paraId="30F562F6" w14:textId="77777777" w:rsidR="006B744E" w:rsidRPr="007C0CCF" w:rsidRDefault="006B744E">
      <w:pPr>
        <w:rPr>
          <w:rFonts w:ascii="Times New Roman" w:eastAsia="Times New Roman" w:hAnsi="Times New Roman" w:cs="Times New Roman"/>
        </w:rPr>
      </w:pPr>
    </w:p>
    <w:p w14:paraId="50E23B8D" w14:textId="77777777" w:rsidR="006B744E" w:rsidRPr="007C0CCF" w:rsidRDefault="006B744E">
      <w:pPr>
        <w:rPr>
          <w:rFonts w:ascii="Times New Roman" w:eastAsia="Times New Roman" w:hAnsi="Times New Roman" w:cs="Times New Roman"/>
        </w:rPr>
      </w:pPr>
    </w:p>
    <w:p w14:paraId="1213754E" w14:textId="77777777" w:rsidR="006B744E" w:rsidRPr="007C0CCF" w:rsidRDefault="006B744E">
      <w:pPr>
        <w:rPr>
          <w:rFonts w:ascii="Times New Roman" w:eastAsia="Times New Roman" w:hAnsi="Times New Roman" w:cs="Times New Roman"/>
        </w:rPr>
      </w:pPr>
    </w:p>
    <w:p w14:paraId="0F87E617" w14:textId="77777777" w:rsidR="006B744E" w:rsidRDefault="006B744E">
      <w:pPr>
        <w:rPr>
          <w:rFonts w:ascii="Times New Roman" w:eastAsia="Times New Roman" w:hAnsi="Times New Roman" w:cs="Times New Roman"/>
        </w:rPr>
      </w:pPr>
    </w:p>
    <w:p w14:paraId="0FBCF26F" w14:textId="377EF74F" w:rsidR="00A951B6" w:rsidRPr="00A951B6" w:rsidRDefault="00A951B6">
      <w:pPr>
        <w:rPr>
          <w:rFonts w:ascii="Times New Roman" w:eastAsia="Times New Roman" w:hAnsi="Times New Roman" w:cs="Times New Roman"/>
        </w:rPr>
      </w:pPr>
      <w:r>
        <w:rPr>
          <w:rFonts w:ascii="Times New Roman" w:eastAsia="Times New Roman" w:hAnsi="Times New Roman" w:cs="Times New Roman"/>
          <w:b/>
          <w:bCs/>
        </w:rPr>
        <w:t>References</w:t>
      </w:r>
    </w:p>
    <w:p w14:paraId="6B92AF09" w14:textId="77777777" w:rsidR="006B744E" w:rsidRPr="007C0CCF" w:rsidRDefault="006B744E">
      <w:pPr>
        <w:rPr>
          <w:rFonts w:ascii="Times New Roman" w:eastAsia="Times New Roman" w:hAnsi="Times New Roman" w:cs="Times New Roman"/>
        </w:rPr>
      </w:pPr>
    </w:p>
    <w:p w14:paraId="7551CC53"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34">
        <w:r w:rsidRPr="007C0CCF">
          <w:rPr>
            <w:rFonts w:ascii="Times New Roman" w:hAnsi="Times New Roman" w:cs="Times New Roman"/>
          </w:rPr>
          <w:t>1.</w:t>
        </w:r>
        <w:r w:rsidRPr="007C0CCF">
          <w:rPr>
            <w:rFonts w:ascii="Times New Roman" w:hAnsi="Times New Roman" w:cs="Times New Roman"/>
          </w:rPr>
          <w:tab/>
          <w:t xml:space="preserve">Guan B, Anderson DB, Chen L, Feng S, Zhou H. Global, regional and national burden of traumatic brain injury and spinal cord injury, 1990–2019: a systematic analysis for the Global Burden of Disease Study 2019. </w:t>
        </w:r>
      </w:hyperlink>
      <w:hyperlink r:id="rId35">
        <w:r w:rsidRPr="007C0CCF">
          <w:rPr>
            <w:rFonts w:ascii="Times New Roman" w:hAnsi="Times New Roman" w:cs="Times New Roman"/>
            <w:i/>
          </w:rPr>
          <w:t>BMJ Open</w:t>
        </w:r>
      </w:hyperlink>
      <w:hyperlink r:id="rId36">
        <w:r w:rsidRPr="007C0CCF">
          <w:rPr>
            <w:rFonts w:ascii="Times New Roman" w:hAnsi="Times New Roman" w:cs="Times New Roman"/>
          </w:rPr>
          <w:t>. 2023;13(10):e075049. doi:10.1136/bmjopen-2023-075049</w:t>
        </w:r>
      </w:hyperlink>
    </w:p>
    <w:p w14:paraId="5E188742"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37">
        <w:r w:rsidRPr="007C0CCF">
          <w:rPr>
            <w:rFonts w:ascii="Times New Roman" w:hAnsi="Times New Roman" w:cs="Times New Roman"/>
          </w:rPr>
          <w:t>2.</w:t>
        </w:r>
        <w:r w:rsidRPr="007C0CCF">
          <w:rPr>
            <w:rFonts w:ascii="Times New Roman" w:hAnsi="Times New Roman" w:cs="Times New Roman"/>
          </w:rPr>
          <w:tab/>
          <w:t xml:space="preserve">Mofidi SA, Rajai Firouzabadi S, Mohammadi I, et al. Regional and National Burden of Traumatic Brain Injury and Spinal Cord Injury in North Africa and Middle East Regions, 1990–2021: A Systematic Analysis for The Global Burden of Disease Study 2021. </w:t>
        </w:r>
      </w:hyperlink>
      <w:hyperlink r:id="rId38">
        <w:r w:rsidRPr="007C0CCF">
          <w:rPr>
            <w:rFonts w:ascii="Times New Roman" w:hAnsi="Times New Roman" w:cs="Times New Roman"/>
            <w:i/>
          </w:rPr>
          <w:t>J Epidemiol Glob Health</w:t>
        </w:r>
      </w:hyperlink>
      <w:hyperlink r:id="rId39">
        <w:r w:rsidRPr="007C0CCF">
          <w:rPr>
            <w:rFonts w:ascii="Times New Roman" w:hAnsi="Times New Roman" w:cs="Times New Roman"/>
          </w:rPr>
          <w:t>. 2025;15(1):33. doi:10.1007/s44197-025-00372-3</w:t>
        </w:r>
      </w:hyperlink>
    </w:p>
    <w:p w14:paraId="6E09D999"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0">
        <w:r w:rsidRPr="007C0CCF">
          <w:rPr>
            <w:rFonts w:ascii="Times New Roman" w:hAnsi="Times New Roman" w:cs="Times New Roman"/>
          </w:rPr>
          <w:t>3.</w:t>
        </w:r>
        <w:r w:rsidRPr="007C0CCF">
          <w:rPr>
            <w:rFonts w:ascii="Times New Roman" w:hAnsi="Times New Roman" w:cs="Times New Roman"/>
          </w:rPr>
          <w:tab/>
          <w:t xml:space="preserve">Maas AIR, Menon DK, Manley GT, et al. Traumatic brain injury: progress and challenges in prevention, clinical care, and research. </w:t>
        </w:r>
      </w:hyperlink>
      <w:hyperlink r:id="rId41">
        <w:r w:rsidRPr="007C0CCF">
          <w:rPr>
            <w:rFonts w:ascii="Times New Roman" w:hAnsi="Times New Roman" w:cs="Times New Roman"/>
            <w:i/>
          </w:rPr>
          <w:t>Lancet Neurol</w:t>
        </w:r>
      </w:hyperlink>
      <w:hyperlink r:id="rId42">
        <w:r w:rsidRPr="007C0CCF">
          <w:rPr>
            <w:rFonts w:ascii="Times New Roman" w:hAnsi="Times New Roman" w:cs="Times New Roman"/>
          </w:rPr>
          <w:t>. 2022;21(11):1004-1060. doi:10.1016/S1474-4422(22)00309-X</w:t>
        </w:r>
      </w:hyperlink>
    </w:p>
    <w:p w14:paraId="0AEDAEA2"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3">
        <w:r w:rsidRPr="007C0CCF">
          <w:rPr>
            <w:rFonts w:ascii="Times New Roman" w:hAnsi="Times New Roman" w:cs="Times New Roman"/>
          </w:rPr>
          <w:t>4.</w:t>
        </w:r>
        <w:r w:rsidRPr="007C0CCF">
          <w:rPr>
            <w:rFonts w:ascii="Times New Roman" w:hAnsi="Times New Roman" w:cs="Times New Roman"/>
          </w:rPr>
          <w:tab/>
          <w:t xml:space="preserve">Fang C, Pan Y, Zhao L, Niu Z, Guo Q, Zhao B. A Machine Learning-Based Approach to Predict Prognosis and Length of Hospital Stay in Adults and Children With Traumatic Brain Injury: Retrospective Cohort Study. </w:t>
        </w:r>
      </w:hyperlink>
      <w:hyperlink r:id="rId44">
        <w:r w:rsidRPr="007C0CCF">
          <w:rPr>
            <w:rFonts w:ascii="Times New Roman" w:hAnsi="Times New Roman" w:cs="Times New Roman"/>
            <w:i/>
          </w:rPr>
          <w:t>J Med Internet Res</w:t>
        </w:r>
      </w:hyperlink>
      <w:hyperlink r:id="rId45">
        <w:r w:rsidRPr="007C0CCF">
          <w:rPr>
            <w:rFonts w:ascii="Times New Roman" w:hAnsi="Times New Roman" w:cs="Times New Roman"/>
          </w:rPr>
          <w:t>. 2022;24(12):e41819. doi:10.2196/41819</w:t>
        </w:r>
      </w:hyperlink>
    </w:p>
    <w:p w14:paraId="5B512DA1"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6">
        <w:r w:rsidRPr="007C0CCF">
          <w:rPr>
            <w:rFonts w:ascii="Times New Roman" w:hAnsi="Times New Roman" w:cs="Times New Roman"/>
          </w:rPr>
          <w:t>5.</w:t>
        </w:r>
        <w:r w:rsidRPr="007C0CCF">
          <w:rPr>
            <w:rFonts w:ascii="Times New Roman" w:hAnsi="Times New Roman" w:cs="Times New Roman"/>
          </w:rPr>
          <w:tab/>
          <w:t xml:space="preserve">Babel S, Vanderpool J, Inkel M, Farach SM, Diaz JJ, Behbahaninia M. Benchmarking Ensemble </w:t>
        </w:r>
        <w:r w:rsidRPr="007C0CCF">
          <w:rPr>
            <w:rFonts w:ascii="Times New Roman" w:hAnsi="Times New Roman" w:cs="Times New Roman"/>
          </w:rPr>
          <w:lastRenderedPageBreak/>
          <w:t xml:space="preserve">Models to Predict Prolonged Hospital Stay in Traumatic Brain Injury: A Single-Institution Study. </w:t>
        </w:r>
      </w:hyperlink>
      <w:hyperlink r:id="rId47">
        <w:r w:rsidRPr="007C0CCF">
          <w:rPr>
            <w:rFonts w:ascii="Times New Roman" w:hAnsi="Times New Roman" w:cs="Times New Roman"/>
            <w:i/>
          </w:rPr>
          <w:t>J Surg Res</w:t>
        </w:r>
      </w:hyperlink>
      <w:hyperlink r:id="rId48">
        <w:r w:rsidRPr="007C0CCF">
          <w:rPr>
            <w:rFonts w:ascii="Times New Roman" w:hAnsi="Times New Roman" w:cs="Times New Roman"/>
          </w:rPr>
          <w:t>. 2025;312:244-251. doi:10.1016/j.jss.2025.05.014</w:t>
        </w:r>
      </w:hyperlink>
    </w:p>
    <w:p w14:paraId="54505CD8"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9">
        <w:r w:rsidRPr="007C0CCF">
          <w:rPr>
            <w:rFonts w:ascii="Times New Roman" w:hAnsi="Times New Roman" w:cs="Times New Roman"/>
          </w:rPr>
          <w:t>6.</w:t>
        </w:r>
        <w:r w:rsidRPr="007C0CCF">
          <w:rPr>
            <w:rFonts w:ascii="Times New Roman" w:hAnsi="Times New Roman" w:cs="Times New Roman"/>
          </w:rPr>
          <w:tab/>
          <w:t xml:space="preserve">Batty D. Neurological conditions now leading cause of ill-health worldwide, finds study. </w:t>
        </w:r>
      </w:hyperlink>
      <w:hyperlink r:id="rId50">
        <w:r w:rsidRPr="007C0CCF">
          <w:rPr>
            <w:rFonts w:ascii="Times New Roman" w:hAnsi="Times New Roman" w:cs="Times New Roman"/>
            <w:i/>
          </w:rPr>
          <w:t>The Guardian</w:t>
        </w:r>
      </w:hyperlink>
      <w:hyperlink r:id="rId51">
        <w:r w:rsidRPr="007C0CCF">
          <w:rPr>
            <w:rFonts w:ascii="Times New Roman" w:hAnsi="Times New Roman" w:cs="Times New Roman"/>
          </w:rPr>
          <w:t>. https://www.theguardian.com/society/2024/mar/14/neurological-conditions-now-leading-cause-of-ill-health-worldwide-finds-study. March 14, 2024. Accessed July 31, 2025.</w:t>
        </w:r>
      </w:hyperlink>
    </w:p>
    <w:p w14:paraId="2A069EC4"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52">
        <w:r w:rsidRPr="007C0CCF">
          <w:rPr>
            <w:rFonts w:ascii="Times New Roman" w:hAnsi="Times New Roman" w:cs="Times New Roman"/>
          </w:rPr>
          <w:t>7.</w:t>
        </w:r>
        <w:r w:rsidRPr="007C0CCF">
          <w:rPr>
            <w:rFonts w:ascii="Times New Roman" w:hAnsi="Times New Roman" w:cs="Times New Roman"/>
          </w:rPr>
          <w:tab/>
          <w:t xml:space="preserve">Naik A, Bederson MM, Detchou D, et al. Traumatic Brain Injury Mortality and Correlates in Low- and Middle-Income Countries: A Meta-Epidemiological Study. </w:t>
        </w:r>
      </w:hyperlink>
      <w:hyperlink r:id="rId53">
        <w:r w:rsidRPr="007C0CCF">
          <w:rPr>
            <w:rFonts w:ascii="Times New Roman" w:hAnsi="Times New Roman" w:cs="Times New Roman"/>
            <w:i/>
          </w:rPr>
          <w:t>Neurosurgery</w:t>
        </w:r>
      </w:hyperlink>
      <w:hyperlink r:id="rId54">
        <w:r w:rsidRPr="007C0CCF">
          <w:rPr>
            <w:rFonts w:ascii="Times New Roman" w:hAnsi="Times New Roman" w:cs="Times New Roman"/>
          </w:rPr>
          <w:t>. 2023;93(4):736. doi:10.1227/neu.0000000000002479</w:t>
        </w:r>
      </w:hyperlink>
    </w:p>
    <w:p w14:paraId="5B0585F1"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55">
        <w:r w:rsidRPr="007C0CCF">
          <w:rPr>
            <w:rFonts w:ascii="Times New Roman" w:hAnsi="Times New Roman" w:cs="Times New Roman"/>
          </w:rPr>
          <w:t>8.</w:t>
        </w:r>
        <w:r w:rsidRPr="007C0CCF">
          <w:rPr>
            <w:rFonts w:ascii="Times New Roman" w:hAnsi="Times New Roman" w:cs="Times New Roman"/>
          </w:rPr>
          <w:tab/>
          <w:t xml:space="preserve">Zhao Y, Li C, Shu C, et al. Tackling Small Sample Survival Analysis via Transfer Learning: A Study of Colorectal Cancer Prognosis. </w:t>
        </w:r>
      </w:hyperlink>
      <w:hyperlink r:id="rId56">
        <w:r w:rsidRPr="007C0CCF">
          <w:rPr>
            <w:rFonts w:ascii="Times New Roman" w:hAnsi="Times New Roman" w:cs="Times New Roman"/>
            <w:i/>
          </w:rPr>
          <w:t>arXiv</w:t>
        </w:r>
      </w:hyperlink>
      <w:hyperlink r:id="rId57">
        <w:r w:rsidRPr="007C0CCF">
          <w:rPr>
            <w:rFonts w:ascii="Times New Roman" w:hAnsi="Times New Roman" w:cs="Times New Roman"/>
          </w:rPr>
          <w:t>. Preprint posted online January 21, 2025. doi:10.48550/arXiv.2501.12421</w:t>
        </w:r>
      </w:hyperlink>
    </w:p>
    <w:p w14:paraId="7DF045FD"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58">
        <w:r w:rsidRPr="007C0CCF">
          <w:rPr>
            <w:rFonts w:ascii="Times New Roman" w:hAnsi="Times New Roman" w:cs="Times New Roman"/>
          </w:rPr>
          <w:t>9.</w:t>
        </w:r>
        <w:r w:rsidRPr="007C0CCF">
          <w:rPr>
            <w:rFonts w:ascii="Times New Roman" w:hAnsi="Times New Roman" w:cs="Times New Roman"/>
          </w:rPr>
          <w:tab/>
          <w:t xml:space="preserve">Ge Y, Guo Y, Yang YC, Al-Garadi MA, Sarker A. Few-shot learning for medical text: A systematic review. </w:t>
        </w:r>
      </w:hyperlink>
      <w:hyperlink r:id="rId59">
        <w:r w:rsidRPr="007C0CCF">
          <w:rPr>
            <w:rFonts w:ascii="Times New Roman" w:hAnsi="Times New Roman" w:cs="Times New Roman"/>
            <w:i/>
          </w:rPr>
          <w:t>arXiv</w:t>
        </w:r>
      </w:hyperlink>
      <w:hyperlink r:id="rId60">
        <w:r w:rsidRPr="007C0CCF">
          <w:rPr>
            <w:rFonts w:ascii="Times New Roman" w:hAnsi="Times New Roman" w:cs="Times New Roman"/>
          </w:rPr>
          <w:t>. Preprint posted online April 21, 2022. doi:10.48550/arXiv.2204.14081</w:t>
        </w:r>
      </w:hyperlink>
    </w:p>
    <w:p w14:paraId="05B9FA24"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1">
        <w:r w:rsidRPr="007C0CCF">
          <w:rPr>
            <w:rFonts w:ascii="Times New Roman" w:hAnsi="Times New Roman" w:cs="Times New Roman"/>
          </w:rPr>
          <w:t>10.</w:t>
        </w:r>
        <w:r w:rsidRPr="007C0CCF">
          <w:rPr>
            <w:rFonts w:ascii="Times New Roman" w:hAnsi="Times New Roman" w:cs="Times New Roman"/>
          </w:rPr>
          <w:tab/>
          <w:t xml:space="preserve">Yang Y, Han Z, Li X, Huang A, Shi J, Gu J. Epidemiology and risk factors of colorectal cancer in China. </w:t>
        </w:r>
      </w:hyperlink>
      <w:hyperlink r:id="rId62">
        <w:r w:rsidRPr="007C0CCF">
          <w:rPr>
            <w:rFonts w:ascii="Times New Roman" w:hAnsi="Times New Roman" w:cs="Times New Roman"/>
            <w:i/>
          </w:rPr>
          <w:t>Chin J Cancer Res</w:t>
        </w:r>
      </w:hyperlink>
      <w:hyperlink r:id="rId63">
        <w:r w:rsidRPr="007C0CCF">
          <w:rPr>
            <w:rFonts w:ascii="Times New Roman" w:hAnsi="Times New Roman" w:cs="Times New Roman"/>
          </w:rPr>
          <w:t>. 2020;32(6):729-741. doi:10.21147/j.issn.1000-9604.2020.06.06</w:t>
        </w:r>
      </w:hyperlink>
    </w:p>
    <w:p w14:paraId="4ABDFB0A"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4">
        <w:r w:rsidRPr="007C0CCF">
          <w:rPr>
            <w:rFonts w:ascii="Times New Roman" w:hAnsi="Times New Roman" w:cs="Times New Roman"/>
          </w:rPr>
          <w:t>11.</w:t>
        </w:r>
        <w:r w:rsidRPr="007C0CCF">
          <w:rPr>
            <w:rFonts w:ascii="Times New Roman" w:hAnsi="Times New Roman" w:cs="Times New Roman"/>
          </w:rPr>
          <w:tab/>
          <w:t>Raffee L, Al-Mistarehi AH, Alawneh K, et al. BIG Score in Pediatric Trauma Patients Dataset. Published online February 10, 2024. doi:10.5281/zenodo.10644773</w:t>
        </w:r>
      </w:hyperlink>
    </w:p>
    <w:p w14:paraId="75547ECE"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5">
        <w:r w:rsidRPr="007C0CCF">
          <w:rPr>
            <w:rFonts w:ascii="Times New Roman" w:hAnsi="Times New Roman" w:cs="Times New Roman"/>
          </w:rPr>
          <w:t>12.</w:t>
        </w:r>
        <w:r w:rsidRPr="007C0CCF">
          <w:rPr>
            <w:rFonts w:ascii="Times New Roman" w:hAnsi="Times New Roman" w:cs="Times New Roman"/>
          </w:rPr>
          <w:tab/>
          <w:t>Brigode W. Data for: Alcohol in Traumatic Brain Injury: Toxic or Therapeutic? 2021;1. doi:10.17632/w5mgnjy3cn.1</w:t>
        </w:r>
      </w:hyperlink>
    </w:p>
    <w:p w14:paraId="45918C50"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6">
        <w:r w:rsidRPr="007C0CCF">
          <w:rPr>
            <w:rFonts w:ascii="Times New Roman" w:hAnsi="Times New Roman" w:cs="Times New Roman"/>
          </w:rPr>
          <w:t>13.</w:t>
        </w:r>
        <w:r w:rsidRPr="007C0CCF">
          <w:rPr>
            <w:rFonts w:ascii="Times New Roman" w:hAnsi="Times New Roman" w:cs="Times New Roman"/>
          </w:rPr>
          <w:tab/>
          <w:t>collaborators TITCO (TITCO). The original anonymized TITCO cohort. Published online September 10, 2020. Accessed September 1, 2025. https://zenodo.org/records/7832819</w:t>
        </w:r>
      </w:hyperlink>
    </w:p>
    <w:p w14:paraId="7BC0AD0E"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7">
        <w:r w:rsidRPr="007C0CCF">
          <w:rPr>
            <w:rFonts w:ascii="Times New Roman" w:hAnsi="Times New Roman" w:cs="Times New Roman"/>
          </w:rPr>
          <w:t>14.</w:t>
        </w:r>
        <w:r w:rsidRPr="007C0CCF">
          <w:rPr>
            <w:rFonts w:ascii="Times New Roman" w:hAnsi="Times New Roman" w:cs="Times New Roman"/>
          </w:rPr>
          <w:tab/>
          <w:t xml:space="preserve">Pölsterl S. scikit-survival: A Library for Time-to-Event Analysis Built on Top of scikit-learn. </w:t>
        </w:r>
      </w:hyperlink>
      <w:hyperlink r:id="rId68">
        <w:r w:rsidRPr="007C0CCF">
          <w:rPr>
            <w:rFonts w:ascii="Times New Roman" w:hAnsi="Times New Roman" w:cs="Times New Roman"/>
            <w:i/>
          </w:rPr>
          <w:t>J Mach Learn Res</w:t>
        </w:r>
      </w:hyperlink>
      <w:hyperlink r:id="rId69">
        <w:r w:rsidRPr="007C0CCF">
          <w:rPr>
            <w:rFonts w:ascii="Times New Roman" w:hAnsi="Times New Roman" w:cs="Times New Roman"/>
          </w:rPr>
          <w:t>. 2020;21(212):1-6.</w:t>
        </w:r>
      </w:hyperlink>
    </w:p>
    <w:p w14:paraId="29BBE3AE"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0">
        <w:r w:rsidRPr="007C0CCF">
          <w:rPr>
            <w:rFonts w:ascii="Times New Roman" w:hAnsi="Times New Roman" w:cs="Times New Roman"/>
          </w:rPr>
          <w:t>15.</w:t>
        </w:r>
        <w:r w:rsidRPr="007C0CCF">
          <w:rPr>
            <w:rFonts w:ascii="Times New Roman" w:hAnsi="Times New Roman" w:cs="Times New Roman"/>
          </w:rPr>
          <w:tab/>
          <w:t xml:space="preserve">Hu SX, Li D, Stühmer J, Kim M, Hospedales TM. Pushing the Limits of Simple Pipelines for Few-Shot Learning: External Data and Fine-Tuning Make a Difference. </w:t>
        </w:r>
      </w:hyperlink>
      <w:hyperlink r:id="rId71">
        <w:r w:rsidRPr="007C0CCF">
          <w:rPr>
            <w:rFonts w:ascii="Times New Roman" w:hAnsi="Times New Roman" w:cs="Times New Roman"/>
            <w:i/>
          </w:rPr>
          <w:t>arXiv</w:t>
        </w:r>
      </w:hyperlink>
      <w:hyperlink r:id="rId72">
        <w:r w:rsidRPr="007C0CCF">
          <w:rPr>
            <w:rFonts w:ascii="Times New Roman" w:hAnsi="Times New Roman" w:cs="Times New Roman"/>
          </w:rPr>
          <w:t>. Preprint posted online April 15, 2022. doi:10.48550/arXiv.2204.07305</w:t>
        </w:r>
      </w:hyperlink>
    </w:p>
    <w:p w14:paraId="281A4BC6"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3">
        <w:r w:rsidRPr="007C0CCF">
          <w:rPr>
            <w:rFonts w:ascii="Times New Roman" w:hAnsi="Times New Roman" w:cs="Times New Roman"/>
          </w:rPr>
          <w:t>16.</w:t>
        </w:r>
        <w:r w:rsidRPr="007C0CCF">
          <w:rPr>
            <w:rFonts w:ascii="Times New Roman" w:hAnsi="Times New Roman" w:cs="Times New Roman"/>
          </w:rPr>
          <w:tab/>
          <w:t xml:space="preserve">Bernico M, Li Y, Zhang D. Investigating the Impact of Data Volume and Domain Similarity on Transfer Learning Applications. </w:t>
        </w:r>
      </w:hyperlink>
      <w:hyperlink r:id="rId74">
        <w:r w:rsidRPr="007C0CCF">
          <w:rPr>
            <w:rFonts w:ascii="Times New Roman" w:hAnsi="Times New Roman" w:cs="Times New Roman"/>
            <w:i/>
          </w:rPr>
          <w:t>arXiv</w:t>
        </w:r>
      </w:hyperlink>
      <w:hyperlink r:id="rId75">
        <w:r w:rsidRPr="007C0CCF">
          <w:rPr>
            <w:rFonts w:ascii="Times New Roman" w:hAnsi="Times New Roman" w:cs="Times New Roman"/>
          </w:rPr>
          <w:t>. Preprint posted online May 30, 2018. doi:10.48550/arXiv.1712.04008</w:t>
        </w:r>
      </w:hyperlink>
    </w:p>
    <w:p w14:paraId="13D9C24D"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6">
        <w:r w:rsidRPr="007C0CCF">
          <w:rPr>
            <w:rFonts w:ascii="Times New Roman" w:hAnsi="Times New Roman" w:cs="Times New Roman"/>
          </w:rPr>
          <w:t>17.</w:t>
        </w:r>
        <w:r w:rsidRPr="007C0CCF">
          <w:rPr>
            <w:rFonts w:ascii="Times New Roman" w:hAnsi="Times New Roman" w:cs="Times New Roman"/>
          </w:rPr>
          <w:tab/>
          <w:t xml:space="preserve">Li Z, Shen Y, Ning J. Accommodating time-varying heterogeneity in risk estimation under the Cox model: a transfer learning approach. </w:t>
        </w:r>
      </w:hyperlink>
      <w:hyperlink r:id="rId77">
        <w:r w:rsidRPr="007C0CCF">
          <w:rPr>
            <w:rFonts w:ascii="Times New Roman" w:hAnsi="Times New Roman" w:cs="Times New Roman"/>
            <w:i/>
          </w:rPr>
          <w:t>J Am Stat Assoc</w:t>
        </w:r>
      </w:hyperlink>
      <w:hyperlink r:id="rId78">
        <w:r w:rsidRPr="007C0CCF">
          <w:rPr>
            <w:rFonts w:ascii="Times New Roman" w:hAnsi="Times New Roman" w:cs="Times New Roman"/>
          </w:rPr>
          <w:t>. 2023;118(544):2276-2287. doi:10.1080/01621459.2023.2210336</w:t>
        </w:r>
      </w:hyperlink>
    </w:p>
    <w:p w14:paraId="23FFAF82"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9">
        <w:r w:rsidRPr="007C0CCF">
          <w:rPr>
            <w:rFonts w:ascii="Times New Roman" w:hAnsi="Times New Roman" w:cs="Times New Roman"/>
          </w:rPr>
          <w:t>18.</w:t>
        </w:r>
        <w:r w:rsidRPr="007C0CCF">
          <w:rPr>
            <w:rFonts w:ascii="Times New Roman" w:hAnsi="Times New Roman" w:cs="Times New Roman"/>
          </w:rPr>
          <w:tab/>
          <w:t xml:space="preserve">Pfisterer F, Harbron C, Jansen G, Xu T. Evaluating Domain Generalization for Survival Analysis in Clinical Studies. In: </w:t>
        </w:r>
      </w:hyperlink>
      <w:hyperlink r:id="rId80">
        <w:r w:rsidRPr="007C0CCF">
          <w:rPr>
            <w:rFonts w:ascii="Times New Roman" w:hAnsi="Times New Roman" w:cs="Times New Roman"/>
            <w:i/>
          </w:rPr>
          <w:t>Proceedings of the Conference on Health, Inference, and Learning</w:t>
        </w:r>
      </w:hyperlink>
      <w:hyperlink r:id="rId81">
        <w:r w:rsidRPr="007C0CCF">
          <w:rPr>
            <w:rFonts w:ascii="Times New Roman" w:hAnsi="Times New Roman" w:cs="Times New Roman"/>
          </w:rPr>
          <w:t>. PMLR; 2022:32-47. Accessed September 1, 2025. https://proceedings.mlr.press/v174/pfisterer22a.html</w:t>
        </w:r>
      </w:hyperlink>
    </w:p>
    <w:p w14:paraId="22FCD629"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82">
        <w:r w:rsidRPr="007C0CCF">
          <w:rPr>
            <w:rFonts w:ascii="Times New Roman" w:hAnsi="Times New Roman" w:cs="Times New Roman"/>
          </w:rPr>
          <w:t>19.</w:t>
        </w:r>
        <w:r w:rsidRPr="007C0CCF">
          <w:rPr>
            <w:rFonts w:ascii="Times New Roman" w:hAnsi="Times New Roman" w:cs="Times New Roman"/>
          </w:rPr>
          <w:tab/>
          <w:t xml:space="preserve">Sendra-Balcells C, Campello VM, Martín-Isla C, et al. Domain generalization in deep learning for contrast-enhanced imaging. </w:t>
        </w:r>
      </w:hyperlink>
      <w:hyperlink r:id="rId83">
        <w:r w:rsidRPr="007C0CCF">
          <w:rPr>
            <w:rFonts w:ascii="Times New Roman" w:hAnsi="Times New Roman" w:cs="Times New Roman"/>
            <w:i/>
          </w:rPr>
          <w:t>Comput Biol Med</w:t>
        </w:r>
      </w:hyperlink>
      <w:hyperlink r:id="rId84">
        <w:r w:rsidRPr="007C0CCF">
          <w:rPr>
            <w:rFonts w:ascii="Times New Roman" w:hAnsi="Times New Roman" w:cs="Times New Roman"/>
          </w:rPr>
          <w:t xml:space="preserve">. 2022;149:106052. </w:t>
        </w:r>
        <w:r w:rsidRPr="007C0CCF">
          <w:rPr>
            <w:rFonts w:ascii="Times New Roman" w:hAnsi="Times New Roman" w:cs="Times New Roman"/>
          </w:rPr>
          <w:lastRenderedPageBreak/>
          <w:t>doi:10.1016/j.compbiomed.2022.106052</w:t>
        </w:r>
      </w:hyperlink>
    </w:p>
    <w:p w14:paraId="58B0A4C1"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85">
        <w:r w:rsidRPr="007C0CCF">
          <w:rPr>
            <w:rFonts w:ascii="Times New Roman" w:hAnsi="Times New Roman" w:cs="Times New Roman"/>
          </w:rPr>
          <w:t>20.</w:t>
        </w:r>
        <w:r w:rsidRPr="007C0CCF">
          <w:rPr>
            <w:rFonts w:ascii="Times New Roman" w:hAnsi="Times New Roman" w:cs="Times New Roman"/>
          </w:rPr>
          <w:tab/>
          <w:t xml:space="preserve">Ebbehoj A, Thunbo MØ, Andersen OE, Glindtvad MV, Hulman A. Transfer learning for non-image data in clinical research: A scoping review. </w:t>
        </w:r>
      </w:hyperlink>
      <w:hyperlink r:id="rId86">
        <w:r w:rsidRPr="007C0CCF">
          <w:rPr>
            <w:rFonts w:ascii="Times New Roman" w:hAnsi="Times New Roman" w:cs="Times New Roman"/>
            <w:i/>
          </w:rPr>
          <w:t>PLOS Digit Health</w:t>
        </w:r>
      </w:hyperlink>
      <w:hyperlink r:id="rId87">
        <w:r w:rsidRPr="007C0CCF">
          <w:rPr>
            <w:rFonts w:ascii="Times New Roman" w:hAnsi="Times New Roman" w:cs="Times New Roman"/>
          </w:rPr>
          <w:t>. 2022;1(2):e0000014. doi:10.1371/journal.pdig.0000014</w:t>
        </w:r>
      </w:hyperlink>
    </w:p>
    <w:p w14:paraId="0BAD735B"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88">
        <w:r w:rsidRPr="007C0CCF">
          <w:rPr>
            <w:rFonts w:ascii="Times New Roman" w:hAnsi="Times New Roman" w:cs="Times New Roman"/>
          </w:rPr>
          <w:t>21.</w:t>
        </w:r>
        <w:r w:rsidRPr="007C0CCF">
          <w:rPr>
            <w:rFonts w:ascii="Times New Roman" w:hAnsi="Times New Roman" w:cs="Times New Roman"/>
          </w:rPr>
          <w:tab/>
          <w:t xml:space="preserve">Yue JK, Ramesh R, Krishnan N, et al. Medicaid Insurance is a Predictor of Prolonged Hospital Length of Stay After Traumatic Brain Injury: A Stratified National Trauma Data Bank Cohort Analysis of 552 949 Patients. </w:t>
        </w:r>
      </w:hyperlink>
      <w:hyperlink r:id="rId89">
        <w:r w:rsidRPr="007C0CCF">
          <w:rPr>
            <w:rFonts w:ascii="Times New Roman" w:hAnsi="Times New Roman" w:cs="Times New Roman"/>
            <w:i/>
          </w:rPr>
          <w:t>Neurosurgery</w:t>
        </w:r>
      </w:hyperlink>
      <w:hyperlink r:id="rId90">
        <w:r w:rsidRPr="007C0CCF">
          <w:rPr>
            <w:rFonts w:ascii="Times New Roman" w:hAnsi="Times New Roman" w:cs="Times New Roman"/>
          </w:rPr>
          <w:t>. Published online February 2, 2024. doi:10.1227/neu.0000000000002855</w:t>
        </w:r>
      </w:hyperlink>
    </w:p>
    <w:p w14:paraId="182F2B79"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91">
        <w:r w:rsidRPr="007C0CCF">
          <w:rPr>
            <w:rFonts w:ascii="Times New Roman" w:hAnsi="Times New Roman" w:cs="Times New Roman"/>
          </w:rPr>
          <w:t>22.</w:t>
        </w:r>
        <w:r w:rsidRPr="007C0CCF">
          <w:rPr>
            <w:rFonts w:ascii="Times New Roman" w:hAnsi="Times New Roman" w:cs="Times New Roman"/>
          </w:rPr>
          <w:tab/>
          <w:t xml:space="preserve">Yohann A, Kratzke I, Williams B, Charles A. The effect of transfer status on trauma outcomes in low- and middle-income countries: A systematic review and meta-analysis. </w:t>
        </w:r>
      </w:hyperlink>
      <w:hyperlink r:id="rId92">
        <w:r w:rsidRPr="007C0CCF">
          <w:rPr>
            <w:rFonts w:ascii="Times New Roman" w:hAnsi="Times New Roman" w:cs="Times New Roman"/>
            <w:i/>
          </w:rPr>
          <w:t>Injury</w:t>
        </w:r>
      </w:hyperlink>
      <w:hyperlink r:id="rId93">
        <w:r w:rsidRPr="007C0CCF">
          <w:rPr>
            <w:rFonts w:ascii="Times New Roman" w:hAnsi="Times New Roman" w:cs="Times New Roman"/>
          </w:rPr>
          <w:t>. 2022;53(3):885-894. doi:10.1016/j.injury.2021.10.010</w:t>
        </w:r>
      </w:hyperlink>
    </w:p>
    <w:p w14:paraId="64A38A63"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94">
        <w:r w:rsidRPr="007C0CCF">
          <w:rPr>
            <w:rFonts w:ascii="Times New Roman" w:hAnsi="Times New Roman" w:cs="Times New Roman"/>
          </w:rPr>
          <w:t>23.</w:t>
        </w:r>
        <w:r w:rsidRPr="007C0CCF">
          <w:rPr>
            <w:rFonts w:ascii="Times New Roman" w:hAnsi="Times New Roman" w:cs="Times New Roman"/>
          </w:rPr>
          <w:tab/>
          <w:t xml:space="preserve">Obayemi JE, Card EB, Shirima O, Premkumar A, Massawe H, Sheth NP. Hospitalized for poverty: orthopaedic discharge delays due to financial hardship in a tertiary hospital in Northern Tanzania. </w:t>
        </w:r>
      </w:hyperlink>
      <w:hyperlink r:id="rId95">
        <w:r w:rsidRPr="007C0CCF">
          <w:rPr>
            <w:rFonts w:ascii="Times New Roman" w:hAnsi="Times New Roman" w:cs="Times New Roman"/>
            <w:i/>
          </w:rPr>
          <w:t>Glob Health Res Policy</w:t>
        </w:r>
      </w:hyperlink>
      <w:hyperlink r:id="rId96">
        <w:r w:rsidRPr="007C0CCF">
          <w:rPr>
            <w:rFonts w:ascii="Times New Roman" w:hAnsi="Times New Roman" w:cs="Times New Roman"/>
          </w:rPr>
          <w:t>. 2022;7(1):31. doi:10.1186/s41256-022-00265-z</w:t>
        </w:r>
      </w:hyperlink>
    </w:p>
    <w:p w14:paraId="7100D21A"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97">
        <w:r w:rsidRPr="007C0CCF">
          <w:rPr>
            <w:rFonts w:ascii="Times New Roman" w:hAnsi="Times New Roman" w:cs="Times New Roman"/>
          </w:rPr>
          <w:t>24.</w:t>
        </w:r>
        <w:r w:rsidRPr="007C0CCF">
          <w:rPr>
            <w:rFonts w:ascii="Times New Roman" w:hAnsi="Times New Roman" w:cs="Times New Roman"/>
          </w:rPr>
          <w:tab/>
          <w:t xml:space="preserve">Savard S, Ready LV, Mondal P, Sothilingam N, Davis P. A comparison of trauma patients in urban and rural areas presenting to a Canadian tertiary care centre. </w:t>
        </w:r>
      </w:hyperlink>
      <w:hyperlink r:id="rId98">
        <w:r w:rsidRPr="007C0CCF">
          <w:rPr>
            <w:rFonts w:ascii="Times New Roman" w:hAnsi="Times New Roman" w:cs="Times New Roman"/>
            <w:i/>
          </w:rPr>
          <w:t>Can J Surg J Can Chir</w:t>
        </w:r>
      </w:hyperlink>
      <w:hyperlink r:id="rId99">
        <w:r w:rsidRPr="007C0CCF">
          <w:rPr>
            <w:rFonts w:ascii="Times New Roman" w:hAnsi="Times New Roman" w:cs="Times New Roman"/>
          </w:rPr>
          <w:t>. 2024;67(4):E313-E317. doi:10.1503/cjs.013623</w:t>
        </w:r>
      </w:hyperlink>
    </w:p>
    <w:p w14:paraId="47891CFE" w14:textId="77777777" w:rsidR="006B744E" w:rsidRPr="007C0CCF" w:rsidRDefault="006B744E">
      <w:pPr>
        <w:rPr>
          <w:rFonts w:ascii="Times New Roman" w:eastAsia="Times New Roman" w:hAnsi="Times New Roman" w:cs="Times New Roman"/>
        </w:rPr>
      </w:pPr>
    </w:p>
    <w:p w14:paraId="722A0553" w14:textId="77777777" w:rsidR="006B744E" w:rsidRPr="007C0CCF" w:rsidRDefault="006B744E">
      <w:pPr>
        <w:rPr>
          <w:rFonts w:ascii="Times New Roman" w:eastAsia="Times New Roman" w:hAnsi="Times New Roman" w:cs="Times New Roman"/>
        </w:rPr>
      </w:pPr>
    </w:p>
    <w:p w14:paraId="511B452D" w14:textId="77777777" w:rsidR="006B744E" w:rsidRPr="007C0CCF" w:rsidRDefault="006B744E">
      <w:pPr>
        <w:rPr>
          <w:rFonts w:ascii="Times New Roman" w:eastAsia="Times New Roman" w:hAnsi="Times New Roman" w:cs="Times New Roman"/>
        </w:rPr>
      </w:pPr>
    </w:p>
    <w:p w14:paraId="1E39AB49" w14:textId="77777777" w:rsidR="006B744E" w:rsidRPr="007C0CCF" w:rsidRDefault="006B744E">
      <w:pPr>
        <w:rPr>
          <w:rFonts w:ascii="Times New Roman" w:eastAsia="Times New Roman" w:hAnsi="Times New Roman" w:cs="Times New Roman"/>
        </w:rPr>
      </w:pPr>
    </w:p>
    <w:p w14:paraId="256CE47D" w14:textId="77777777" w:rsidR="006B744E" w:rsidRPr="007C0CCF" w:rsidRDefault="006B744E">
      <w:pPr>
        <w:rPr>
          <w:rFonts w:ascii="Times New Roman" w:eastAsia="Times New Roman" w:hAnsi="Times New Roman" w:cs="Times New Roman"/>
        </w:rPr>
      </w:pPr>
    </w:p>
    <w:p w14:paraId="5D866880" w14:textId="77777777" w:rsidR="006B744E" w:rsidRPr="007C0CCF" w:rsidRDefault="006B744E">
      <w:pPr>
        <w:rPr>
          <w:rFonts w:ascii="Times New Roman" w:eastAsia="Times New Roman" w:hAnsi="Times New Roman" w:cs="Times New Roman"/>
        </w:rPr>
      </w:pPr>
    </w:p>
    <w:p w14:paraId="0863CF38" w14:textId="77777777" w:rsidR="006B744E" w:rsidRPr="007C0CCF" w:rsidRDefault="006B744E">
      <w:pPr>
        <w:rPr>
          <w:rFonts w:ascii="Times New Roman" w:eastAsia="Times New Roman" w:hAnsi="Times New Roman" w:cs="Times New Roman"/>
        </w:rPr>
      </w:pPr>
    </w:p>
    <w:p w14:paraId="78114D37" w14:textId="77777777" w:rsidR="006B744E" w:rsidRPr="007C0CCF" w:rsidRDefault="006B744E">
      <w:pPr>
        <w:rPr>
          <w:rFonts w:ascii="Times New Roman" w:eastAsia="Times New Roman" w:hAnsi="Times New Roman" w:cs="Times New Roman"/>
        </w:rPr>
      </w:pPr>
    </w:p>
    <w:p w14:paraId="4ACC27D2" w14:textId="77777777" w:rsidR="006B744E" w:rsidRPr="007C0CCF" w:rsidRDefault="006B744E">
      <w:pPr>
        <w:rPr>
          <w:rFonts w:ascii="Times New Roman" w:eastAsia="Times New Roman" w:hAnsi="Times New Roman" w:cs="Times New Roman"/>
        </w:rPr>
      </w:pPr>
    </w:p>
    <w:p w14:paraId="15209269" w14:textId="77777777" w:rsidR="006B744E" w:rsidRPr="007C0CCF" w:rsidRDefault="006B744E">
      <w:pPr>
        <w:rPr>
          <w:rFonts w:ascii="Times New Roman" w:eastAsia="Times New Roman" w:hAnsi="Times New Roman" w:cs="Times New Roman"/>
        </w:rPr>
      </w:pPr>
    </w:p>
    <w:p w14:paraId="1D9D87EF" w14:textId="77777777" w:rsidR="006B744E" w:rsidRPr="007C0CCF" w:rsidRDefault="006B744E">
      <w:pPr>
        <w:rPr>
          <w:rFonts w:ascii="Times New Roman" w:eastAsia="Times New Roman" w:hAnsi="Times New Roman" w:cs="Times New Roman"/>
        </w:rPr>
      </w:pPr>
    </w:p>
    <w:p w14:paraId="3F74A1BC" w14:textId="77777777" w:rsidR="006B744E" w:rsidRPr="007C0CCF" w:rsidRDefault="006B744E">
      <w:pPr>
        <w:rPr>
          <w:rFonts w:ascii="Times New Roman" w:eastAsia="Times New Roman" w:hAnsi="Times New Roman" w:cs="Times New Roman"/>
        </w:rPr>
      </w:pPr>
    </w:p>
    <w:p w14:paraId="786D6ED4" w14:textId="77777777" w:rsidR="006B744E" w:rsidRPr="007C0CCF" w:rsidRDefault="006B744E">
      <w:pPr>
        <w:rPr>
          <w:rFonts w:ascii="Times New Roman" w:eastAsia="Times New Roman" w:hAnsi="Times New Roman" w:cs="Times New Roman"/>
        </w:rPr>
      </w:pPr>
    </w:p>
    <w:p w14:paraId="1941AA70" w14:textId="77777777" w:rsidR="006B744E" w:rsidRPr="007C0CCF" w:rsidRDefault="006B744E">
      <w:pPr>
        <w:rPr>
          <w:rFonts w:ascii="Times New Roman" w:eastAsia="Times New Roman" w:hAnsi="Times New Roman" w:cs="Times New Roman"/>
        </w:rPr>
      </w:pPr>
    </w:p>
    <w:p w14:paraId="07344210" w14:textId="77777777" w:rsidR="006B744E" w:rsidRPr="007C0CCF" w:rsidRDefault="006B744E">
      <w:pPr>
        <w:rPr>
          <w:rFonts w:ascii="Times New Roman" w:eastAsia="Times New Roman" w:hAnsi="Times New Roman" w:cs="Times New Roman"/>
        </w:rPr>
      </w:pPr>
    </w:p>
    <w:p w14:paraId="7AD71C34" w14:textId="77777777" w:rsidR="006B744E" w:rsidRPr="007C0CCF" w:rsidRDefault="006B744E">
      <w:pPr>
        <w:rPr>
          <w:rFonts w:ascii="Times New Roman" w:eastAsia="Times New Roman" w:hAnsi="Times New Roman" w:cs="Times New Roman"/>
        </w:rPr>
      </w:pPr>
    </w:p>
    <w:p w14:paraId="2961E02B" w14:textId="77777777" w:rsidR="006B744E" w:rsidRPr="007C0CCF" w:rsidRDefault="006B744E">
      <w:pPr>
        <w:rPr>
          <w:rFonts w:ascii="Times New Roman" w:eastAsia="Times New Roman" w:hAnsi="Times New Roman" w:cs="Times New Roman"/>
        </w:rPr>
      </w:pPr>
    </w:p>
    <w:p w14:paraId="2AE18D0A" w14:textId="77777777" w:rsidR="006B744E" w:rsidRPr="007C0CCF" w:rsidRDefault="006B744E">
      <w:pPr>
        <w:rPr>
          <w:rFonts w:ascii="Times New Roman" w:eastAsia="Times New Roman" w:hAnsi="Times New Roman" w:cs="Times New Roman"/>
        </w:rPr>
      </w:pPr>
    </w:p>
    <w:p w14:paraId="29EC940C" w14:textId="77777777" w:rsidR="006B744E" w:rsidRPr="007C0CCF" w:rsidRDefault="006B744E">
      <w:pPr>
        <w:rPr>
          <w:rFonts w:ascii="Times New Roman" w:eastAsia="Times New Roman" w:hAnsi="Times New Roman" w:cs="Times New Roman"/>
        </w:rPr>
      </w:pPr>
    </w:p>
    <w:p w14:paraId="73F85AE9" w14:textId="77777777" w:rsidR="006B744E" w:rsidRPr="007C0CCF" w:rsidRDefault="006B744E">
      <w:pPr>
        <w:rPr>
          <w:rFonts w:ascii="Times New Roman" w:eastAsia="Times New Roman" w:hAnsi="Times New Roman" w:cs="Times New Roman"/>
        </w:rPr>
      </w:pPr>
    </w:p>
    <w:p w14:paraId="19C49296" w14:textId="77777777" w:rsidR="006B744E" w:rsidRPr="007C0CCF" w:rsidRDefault="006B744E">
      <w:pPr>
        <w:rPr>
          <w:rFonts w:ascii="Times New Roman" w:eastAsia="Times New Roman" w:hAnsi="Times New Roman" w:cs="Times New Roman"/>
        </w:rPr>
      </w:pPr>
    </w:p>
    <w:p w14:paraId="25383460" w14:textId="77777777" w:rsidR="006B744E" w:rsidRPr="007C0CCF" w:rsidRDefault="006B744E">
      <w:pPr>
        <w:rPr>
          <w:rFonts w:ascii="Times New Roman" w:eastAsia="Times New Roman" w:hAnsi="Times New Roman" w:cs="Times New Roman"/>
        </w:rPr>
      </w:pPr>
    </w:p>
    <w:p w14:paraId="783DFCF8" w14:textId="77777777" w:rsidR="006B744E" w:rsidRPr="007C0CCF" w:rsidRDefault="006B744E">
      <w:pPr>
        <w:rPr>
          <w:rFonts w:ascii="Times New Roman" w:eastAsia="Times New Roman" w:hAnsi="Times New Roman" w:cs="Times New Roman"/>
        </w:rPr>
      </w:pPr>
    </w:p>
    <w:p w14:paraId="7D1EBBD6" w14:textId="77777777" w:rsidR="006B744E" w:rsidRPr="007C0CCF" w:rsidRDefault="006B744E">
      <w:pPr>
        <w:rPr>
          <w:rFonts w:ascii="Times New Roman" w:eastAsia="Times New Roman" w:hAnsi="Times New Roman" w:cs="Times New Roman"/>
        </w:rPr>
      </w:pPr>
    </w:p>
    <w:p w14:paraId="1F1909CA" w14:textId="77777777" w:rsidR="006B744E" w:rsidRPr="007C0CCF" w:rsidRDefault="006B744E">
      <w:pPr>
        <w:rPr>
          <w:rFonts w:ascii="Times New Roman" w:eastAsia="Times New Roman" w:hAnsi="Times New Roman" w:cs="Times New Roman"/>
        </w:rPr>
      </w:pPr>
    </w:p>
    <w:p w14:paraId="1E994667" w14:textId="77777777" w:rsidR="006B744E" w:rsidRPr="007C0CCF" w:rsidRDefault="006B744E">
      <w:pPr>
        <w:rPr>
          <w:rFonts w:ascii="Times New Roman" w:eastAsia="Times New Roman" w:hAnsi="Times New Roman" w:cs="Times New Roman"/>
        </w:rPr>
      </w:pPr>
    </w:p>
    <w:p w14:paraId="792EA3D9" w14:textId="77777777" w:rsidR="006B744E" w:rsidRPr="007C0CCF" w:rsidRDefault="006B744E">
      <w:pPr>
        <w:rPr>
          <w:rFonts w:ascii="Times New Roman" w:eastAsia="Times New Roman" w:hAnsi="Times New Roman" w:cs="Times New Roman"/>
        </w:rPr>
      </w:pPr>
    </w:p>
    <w:p w14:paraId="0D50B226" w14:textId="77777777" w:rsidR="006B744E" w:rsidRPr="007C0CCF" w:rsidRDefault="006B744E">
      <w:pPr>
        <w:rPr>
          <w:rFonts w:ascii="Times New Roman" w:eastAsia="Times New Roman" w:hAnsi="Times New Roman" w:cs="Times New Roman"/>
        </w:rPr>
      </w:pPr>
    </w:p>
    <w:p w14:paraId="6BCF0816" w14:textId="77777777" w:rsidR="006B744E" w:rsidRPr="007C0CCF" w:rsidRDefault="006B744E">
      <w:pPr>
        <w:rPr>
          <w:rFonts w:ascii="Times New Roman" w:eastAsia="Times New Roman" w:hAnsi="Times New Roman" w:cs="Times New Roman"/>
        </w:rPr>
      </w:pPr>
    </w:p>
    <w:p w14:paraId="00761B3F" w14:textId="77777777" w:rsidR="006B744E" w:rsidRPr="007C0CCF" w:rsidRDefault="006B744E">
      <w:pPr>
        <w:rPr>
          <w:rFonts w:ascii="Times New Roman" w:eastAsia="Times New Roman" w:hAnsi="Times New Roman" w:cs="Times New Roman"/>
        </w:rPr>
      </w:pPr>
    </w:p>
    <w:p w14:paraId="4DFFFF0D" w14:textId="77777777" w:rsidR="006B744E" w:rsidRPr="007C0CCF" w:rsidRDefault="006B744E">
      <w:pPr>
        <w:rPr>
          <w:rFonts w:ascii="Times New Roman" w:eastAsia="Times New Roman" w:hAnsi="Times New Roman" w:cs="Times New Roman"/>
        </w:rPr>
      </w:pPr>
    </w:p>
    <w:p w14:paraId="70E87448" w14:textId="77777777" w:rsidR="006B744E" w:rsidRPr="007C0CCF" w:rsidRDefault="006B744E">
      <w:pPr>
        <w:rPr>
          <w:rFonts w:ascii="Times New Roman" w:eastAsia="Times New Roman" w:hAnsi="Times New Roman" w:cs="Times New Roman"/>
        </w:rPr>
      </w:pPr>
    </w:p>
    <w:p w14:paraId="20C1DC4E" w14:textId="77777777" w:rsidR="006B744E" w:rsidRPr="007C0CCF" w:rsidRDefault="006B744E">
      <w:pPr>
        <w:rPr>
          <w:rFonts w:ascii="Times New Roman" w:eastAsia="Times New Roman" w:hAnsi="Times New Roman" w:cs="Times New Roman"/>
        </w:rPr>
      </w:pPr>
    </w:p>
    <w:p w14:paraId="482D5069" w14:textId="77777777" w:rsidR="006B744E" w:rsidRPr="007C0CCF" w:rsidRDefault="006B744E">
      <w:pPr>
        <w:rPr>
          <w:rFonts w:ascii="Times New Roman" w:eastAsia="Times New Roman" w:hAnsi="Times New Roman" w:cs="Times New Roman"/>
        </w:rPr>
      </w:pPr>
    </w:p>
    <w:p w14:paraId="0D72AF34" w14:textId="77777777" w:rsidR="006B744E" w:rsidRPr="007C0CCF" w:rsidRDefault="006B744E">
      <w:pPr>
        <w:rPr>
          <w:rFonts w:ascii="Times New Roman" w:eastAsia="Times New Roman" w:hAnsi="Times New Roman" w:cs="Times New Roman"/>
        </w:rPr>
      </w:pPr>
    </w:p>
    <w:p w14:paraId="03B81651" w14:textId="77777777" w:rsidR="006B744E" w:rsidRPr="007C0CCF" w:rsidRDefault="006B744E">
      <w:pPr>
        <w:rPr>
          <w:rFonts w:ascii="Times New Roman" w:eastAsia="Times New Roman" w:hAnsi="Times New Roman" w:cs="Times New Roman"/>
        </w:rPr>
      </w:pPr>
    </w:p>
    <w:p w14:paraId="483CCC49" w14:textId="77777777" w:rsidR="006B744E" w:rsidRPr="007C0CCF" w:rsidRDefault="006B744E">
      <w:pPr>
        <w:rPr>
          <w:rFonts w:ascii="Times New Roman" w:eastAsia="Times New Roman" w:hAnsi="Times New Roman" w:cs="Times New Roman"/>
        </w:rPr>
      </w:pPr>
    </w:p>
    <w:p w14:paraId="5F75E276" w14:textId="77777777" w:rsidR="006B744E" w:rsidRPr="007C0CCF" w:rsidRDefault="006B744E">
      <w:pPr>
        <w:rPr>
          <w:rFonts w:ascii="Times New Roman" w:eastAsia="Times New Roman" w:hAnsi="Times New Roman" w:cs="Times New Roman"/>
        </w:rPr>
      </w:pPr>
    </w:p>
    <w:p w14:paraId="487DAFD2" w14:textId="77777777" w:rsidR="006B744E" w:rsidRPr="007C0CCF" w:rsidRDefault="00000000">
      <w:pPr>
        <w:rPr>
          <w:rFonts w:ascii="Times New Roman" w:eastAsia="Times New Roman" w:hAnsi="Times New Roman" w:cs="Times New Roman"/>
        </w:rPr>
      </w:pPr>
      <w:r w:rsidRPr="007C0CCF">
        <w:rPr>
          <w:rFonts w:ascii="Times New Roman" w:hAnsi="Times New Roman" w:cs="Times New Roman"/>
        </w:rPr>
        <w:br w:type="page"/>
      </w:r>
    </w:p>
    <w:p w14:paraId="1EE3DB58" w14:textId="4DF851F4" w:rsidR="006B744E" w:rsidRPr="007C0CCF" w:rsidRDefault="00156A8D">
      <w:pPr>
        <w:rPr>
          <w:rFonts w:ascii="Times New Roman" w:eastAsia="Times New Roman" w:hAnsi="Times New Roman" w:cs="Times New Roman"/>
        </w:rPr>
      </w:pPr>
      <w:r>
        <w:rPr>
          <w:noProof/>
        </w:rPr>
        <w:lastRenderedPageBreak/>
        <w:drawing>
          <wp:inline distT="0" distB="0" distL="0" distR="0" wp14:anchorId="12749720" wp14:editId="2467574D">
            <wp:extent cx="5943600" cy="7644130"/>
            <wp:effectExtent l="0" t="0" r="0" b="0"/>
            <wp:docPr id="3727247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4763" name="Picture 1" descr="A diagram of a diagram&#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7644130"/>
                    </a:xfrm>
                    <a:prstGeom prst="rect">
                      <a:avLst/>
                    </a:prstGeom>
                    <a:noFill/>
                    <a:ln>
                      <a:noFill/>
                    </a:ln>
                  </pic:spPr>
                </pic:pic>
              </a:graphicData>
            </a:graphic>
          </wp:inline>
        </w:drawing>
      </w:r>
    </w:p>
    <w:p w14:paraId="53615C7C" w14:textId="19747885" w:rsidR="006B744E" w:rsidRPr="00AA2B16" w:rsidRDefault="00000000" w:rsidP="00AA2B16">
      <w:pPr>
        <w:rPr>
          <w:rFonts w:ascii="Times New Roman" w:eastAsia="Times New Roman" w:hAnsi="Times New Roman" w:cs="Times New Roman"/>
        </w:rPr>
      </w:pPr>
      <w:r w:rsidRPr="007C0CCF">
        <w:rPr>
          <w:rFonts w:ascii="Times New Roman" w:eastAsia="Times New Roman" w:hAnsi="Times New Roman" w:cs="Times New Roman"/>
          <w:b/>
        </w:rPr>
        <w:t xml:space="preserve">Figure 1. </w:t>
      </w:r>
      <w:r w:rsidRPr="007C0CCF">
        <w:rPr>
          <w:rFonts w:ascii="Times New Roman" w:eastAsia="Times New Roman" w:hAnsi="Times New Roman" w:cs="Times New Roman"/>
        </w:rPr>
        <w:t>Overview of the study design and transfer learning framework.</w:t>
      </w:r>
      <w:r w:rsidRPr="007C0CCF">
        <w:rPr>
          <w:rFonts w:ascii="Times New Roman" w:hAnsi="Times New Roman" w:cs="Times New Roman"/>
        </w:rPr>
        <w:br w:type="page"/>
      </w:r>
      <w:r w:rsidRPr="007C0CCF">
        <w:rPr>
          <w:rFonts w:ascii="Times New Roman" w:eastAsia="Times New Roman" w:hAnsi="Times New Roman" w:cs="Times New Roman"/>
          <w:b/>
          <w:noProof/>
        </w:rPr>
        <w:lastRenderedPageBreak/>
        <w:drawing>
          <wp:inline distT="114300" distB="114300" distL="114300" distR="114300" wp14:anchorId="77ADE3A4" wp14:editId="6503151F">
            <wp:extent cx="5943600" cy="4445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1"/>
                    <a:srcRect/>
                    <a:stretch>
                      <a:fillRect/>
                    </a:stretch>
                  </pic:blipFill>
                  <pic:spPr>
                    <a:xfrm>
                      <a:off x="0" y="0"/>
                      <a:ext cx="5943600" cy="4445000"/>
                    </a:xfrm>
                    <a:prstGeom prst="rect">
                      <a:avLst/>
                    </a:prstGeom>
                    <a:ln/>
                  </pic:spPr>
                </pic:pic>
              </a:graphicData>
            </a:graphic>
          </wp:inline>
        </w:drawing>
      </w:r>
    </w:p>
    <w:p w14:paraId="5925D14B" w14:textId="6A9B448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2</w:t>
      </w:r>
      <w:r w:rsidRPr="007C0CCF">
        <w:rPr>
          <w:rFonts w:ascii="Times New Roman" w:eastAsia="Times New Roman" w:hAnsi="Times New Roman" w:cs="Times New Roman"/>
          <w:b/>
        </w:rPr>
        <w:t>. Length of Stay Profiles across cohorts.</w:t>
      </w:r>
    </w:p>
    <w:p w14:paraId="1ADB18B1" w14:textId="77777777" w:rsidR="006B744E" w:rsidRPr="007C0CCF" w:rsidRDefault="00000000">
      <w:pPr>
        <w:rPr>
          <w:rFonts w:ascii="Times New Roman" w:eastAsia="Times New Roman" w:hAnsi="Times New Roman" w:cs="Times New Roman"/>
          <w:b/>
        </w:rPr>
      </w:pPr>
      <w:r w:rsidRPr="007C0CCF">
        <w:rPr>
          <w:rFonts w:ascii="Times New Roman" w:hAnsi="Times New Roman" w:cs="Times New Roman"/>
        </w:rPr>
        <w:br w:type="page"/>
      </w:r>
    </w:p>
    <w:p w14:paraId="624F0E19" w14:textId="7777777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noProof/>
        </w:rPr>
        <w:lastRenderedPageBreak/>
        <w:drawing>
          <wp:inline distT="114300" distB="114300" distL="114300" distR="114300" wp14:anchorId="424E2618" wp14:editId="4B184CC5">
            <wp:extent cx="5943600" cy="4737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2"/>
                    <a:srcRect/>
                    <a:stretch>
                      <a:fillRect/>
                    </a:stretch>
                  </pic:blipFill>
                  <pic:spPr>
                    <a:xfrm>
                      <a:off x="0" y="0"/>
                      <a:ext cx="5943600" cy="4737100"/>
                    </a:xfrm>
                    <a:prstGeom prst="rect">
                      <a:avLst/>
                    </a:prstGeom>
                    <a:ln/>
                  </pic:spPr>
                </pic:pic>
              </a:graphicData>
            </a:graphic>
          </wp:inline>
        </w:drawing>
      </w:r>
    </w:p>
    <w:p w14:paraId="0DDCC015" w14:textId="26416B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3</w:t>
      </w:r>
      <w:r w:rsidRPr="007C0CCF">
        <w:rPr>
          <w:rFonts w:ascii="Times New Roman" w:eastAsia="Times New Roman" w:hAnsi="Times New Roman" w:cs="Times New Roman"/>
          <w:b/>
        </w:rPr>
        <w:t xml:space="preserve">.  </w:t>
      </w:r>
      <w:r w:rsidRPr="007C0CCF">
        <w:rPr>
          <w:rFonts w:ascii="Times New Roman" w:eastAsia="Times New Roman" w:hAnsi="Times New Roman" w:cs="Times New Roman"/>
        </w:rPr>
        <w:t xml:space="preserve">Linear Discriminant Analysis (LDA) projection of cohort distributions. Axes represent the first two linear discriminants (LD1 and LD2), with the black ‘X’ representing the centroid of the </w:t>
      </w:r>
      <w:r w:rsidR="00756BA0" w:rsidRPr="007C0CCF">
        <w:rPr>
          <w:rFonts w:ascii="Times New Roman" w:eastAsia="Times New Roman" w:hAnsi="Times New Roman" w:cs="Times New Roman"/>
        </w:rPr>
        <w:t>cohort</w:t>
      </w:r>
      <w:r w:rsidRPr="007C0CCF">
        <w:rPr>
          <w:rFonts w:ascii="Times New Roman" w:eastAsia="Times New Roman" w:hAnsi="Times New Roman" w:cs="Times New Roman"/>
        </w:rPr>
        <w:t>.</w:t>
      </w:r>
    </w:p>
    <w:p w14:paraId="68C1A7CA" w14:textId="7777777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noProof/>
        </w:rPr>
        <w:lastRenderedPageBreak/>
        <w:drawing>
          <wp:inline distT="114300" distB="114300" distL="114300" distR="114300" wp14:anchorId="7E460A8A" wp14:editId="600F3C54">
            <wp:extent cx="5943600" cy="6794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3"/>
                    <a:srcRect/>
                    <a:stretch>
                      <a:fillRect/>
                    </a:stretch>
                  </pic:blipFill>
                  <pic:spPr>
                    <a:xfrm>
                      <a:off x="0" y="0"/>
                      <a:ext cx="5943600" cy="6794500"/>
                    </a:xfrm>
                    <a:prstGeom prst="rect">
                      <a:avLst/>
                    </a:prstGeom>
                    <a:ln/>
                  </pic:spPr>
                </pic:pic>
              </a:graphicData>
            </a:graphic>
          </wp:inline>
        </w:drawing>
      </w:r>
    </w:p>
    <w:p w14:paraId="684ED921" w14:textId="280D7974"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4</w:t>
      </w:r>
      <w:r w:rsidRPr="007C0CCF">
        <w:rPr>
          <w:rFonts w:ascii="Times New Roman" w:eastAsia="Times New Roman" w:hAnsi="Times New Roman" w:cs="Times New Roman"/>
          <w:b/>
        </w:rPr>
        <w:t xml:space="preserve">. </w:t>
      </w:r>
      <w:r w:rsidRPr="007C0CCF">
        <w:rPr>
          <w:rFonts w:ascii="Times New Roman" w:eastAsia="Times New Roman" w:hAnsi="Times New Roman" w:cs="Times New Roman"/>
        </w:rPr>
        <w:t>Performance of baseline, standard transfer learning (TL), and weighted TL models across source–target cohort pairs at varying few-shot ratios (5%, 10%, 20%). Results are presented as C-index values for each source dataset (India, Jordan, Florida, California).</w:t>
      </w:r>
      <w:r w:rsidRPr="007C0CCF">
        <w:rPr>
          <w:rFonts w:ascii="Times New Roman" w:hAnsi="Times New Roman" w:cs="Times New Roman"/>
        </w:rPr>
        <w:br w:type="page"/>
      </w:r>
    </w:p>
    <w:p w14:paraId="33ECC4A5"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noProof/>
        </w:rPr>
        <w:lastRenderedPageBreak/>
        <w:drawing>
          <wp:inline distT="114300" distB="114300" distL="114300" distR="114300" wp14:anchorId="438A4772" wp14:editId="2AE3AD98">
            <wp:extent cx="5943600" cy="5168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4"/>
                    <a:srcRect/>
                    <a:stretch>
                      <a:fillRect/>
                    </a:stretch>
                  </pic:blipFill>
                  <pic:spPr>
                    <a:xfrm>
                      <a:off x="0" y="0"/>
                      <a:ext cx="5943600" cy="5168900"/>
                    </a:xfrm>
                    <a:prstGeom prst="rect">
                      <a:avLst/>
                    </a:prstGeom>
                    <a:ln/>
                  </pic:spPr>
                </pic:pic>
              </a:graphicData>
            </a:graphic>
          </wp:inline>
        </w:drawing>
      </w:r>
    </w:p>
    <w:p w14:paraId="1D40B8DF" w14:textId="09F6137D"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5</w:t>
      </w:r>
      <w:r w:rsidRPr="007C0CCF">
        <w:rPr>
          <w:rFonts w:ascii="Times New Roman" w:eastAsia="Times New Roman" w:hAnsi="Times New Roman" w:cs="Times New Roman"/>
          <w:b/>
        </w:rPr>
        <w:t>.</w:t>
      </w:r>
      <w:r w:rsidRPr="007C0CCF">
        <w:rPr>
          <w:rFonts w:ascii="Times New Roman" w:eastAsia="Times New Roman" w:hAnsi="Times New Roman" w:cs="Times New Roman"/>
        </w:rPr>
        <w:t xml:space="preserve"> Examples of cumulative dynamic AUC curves for selected source–target transfer scenarios at varying few-shot ratios (5%, 10%, 20%). Each panel compares baseline models to standard and weighted transfer learning (TL) approaches across the hospitalization period.</w:t>
      </w:r>
    </w:p>
    <w:p w14:paraId="7E0B0A27" w14:textId="5B1A175A" w:rsidR="00C5046C" w:rsidRDefault="00C5046C">
      <w:pPr>
        <w:rPr>
          <w:rFonts w:ascii="Times New Roman" w:eastAsia="Times New Roman" w:hAnsi="Times New Roman" w:cs="Times New Roman"/>
        </w:rPr>
      </w:pPr>
      <w:r>
        <w:rPr>
          <w:rFonts w:ascii="Times New Roman" w:eastAsia="Times New Roman" w:hAnsi="Times New Roman" w:cs="Times New Roman"/>
        </w:rPr>
        <w:br w:type="page"/>
      </w:r>
    </w:p>
    <w:p w14:paraId="5D43CF8B" w14:textId="0EC48678" w:rsidR="00C5046C" w:rsidRPr="00156A8D" w:rsidRDefault="00C5046C" w:rsidP="00156A8D">
      <w:pPr>
        <w:rPr>
          <w:rFonts w:ascii="Times New Roman" w:eastAsia="Times New Roman" w:hAnsi="Times New Roman" w:cs="Times New Roman"/>
          <w:b/>
          <w:bCs/>
        </w:rPr>
      </w:pPr>
      <w:r>
        <w:rPr>
          <w:rFonts w:ascii="Times New Roman" w:eastAsia="Times New Roman" w:hAnsi="Times New Roman" w:cs="Times New Roman"/>
          <w:b/>
          <w:bCs/>
        </w:rPr>
        <w:lastRenderedPageBreak/>
        <w:t>Ethics Statement</w:t>
      </w:r>
    </w:p>
    <w:p w14:paraId="33009D7B" w14:textId="4CAC72FF" w:rsidR="00C5046C" w:rsidRPr="00156A8D" w:rsidRDefault="00156A8D" w:rsidP="00156A8D">
      <w:pPr>
        <w:rPr>
          <w:rFonts w:ascii="Times New Roman" w:eastAsia="Times New Roman" w:hAnsi="Times New Roman" w:cs="Times New Roman"/>
        </w:rPr>
      </w:pPr>
      <w:r w:rsidRPr="00156A8D">
        <w:rPr>
          <w:rFonts w:ascii="Times New Roman" w:eastAsia="Times New Roman" w:hAnsi="Times New Roman" w:cs="Times New Roman"/>
        </w:rPr>
        <w:t>The studies involving humans were approved by (IRB ID: STUDY006995 USF IRB) by the Institutional Review Board (IRB). The studies were conducted in accordance with the local legislation and institutional requirements. The ethics committee/institutional review board waived the requirement of written informed consent for participation from the participants or the participants' legal guardians/next of kin because A waiver of HIPAA authorization was also granted for this retrospective chart review, and a waiver of consent has been approved, given the study's retrospective nature</w:t>
      </w:r>
    </w:p>
    <w:p w14:paraId="0EE45099" w14:textId="77777777" w:rsidR="00156A8D" w:rsidRDefault="00156A8D" w:rsidP="00156A8D">
      <w:pPr>
        <w:rPr>
          <w:rFonts w:ascii="Times New Roman" w:eastAsia="Times New Roman" w:hAnsi="Times New Roman" w:cs="Times New Roman"/>
          <w:b/>
          <w:bCs/>
        </w:rPr>
      </w:pPr>
    </w:p>
    <w:p w14:paraId="3CA95251" w14:textId="45972C01" w:rsidR="00C5046C" w:rsidRDefault="00C5046C" w:rsidP="008961F8">
      <w:pPr>
        <w:rPr>
          <w:rFonts w:ascii="Times New Roman" w:eastAsia="Times New Roman" w:hAnsi="Times New Roman" w:cs="Times New Roman"/>
          <w:b/>
          <w:bCs/>
        </w:rPr>
      </w:pPr>
      <w:r>
        <w:rPr>
          <w:rFonts w:ascii="Times New Roman" w:eastAsia="Times New Roman" w:hAnsi="Times New Roman" w:cs="Times New Roman"/>
          <w:b/>
          <w:bCs/>
        </w:rPr>
        <w:t>Contributions</w:t>
      </w:r>
    </w:p>
    <w:p w14:paraId="72DB0774" w14:textId="08709E08" w:rsidR="00C5046C" w:rsidRDefault="00C5046C" w:rsidP="008961F8">
      <w:pPr>
        <w:rPr>
          <w:rFonts w:ascii="Times New Roman" w:eastAsia="Times New Roman" w:hAnsi="Times New Roman" w:cs="Times New Roman"/>
        </w:rPr>
      </w:pPr>
      <w:r w:rsidRPr="00C5046C">
        <w:rPr>
          <w:rFonts w:ascii="Times New Roman" w:eastAsia="Times New Roman" w:hAnsi="Times New Roman" w:cs="Times New Roman"/>
        </w:rPr>
        <w:t>S.B.: Conceptualization, methodology, data curation, formal analysis, funding acquisition, investigation, resources, software, validation, visualization, and writing—original draft preparation. J.V.: Conceptualization, data curation, and writing—review and editing. M.I.: Conceptualization, methodology, investigation, project administration, supervision, and writing—review and editing. M.B.: Conceptualization, methodology, investigation, project administration, supervision, writing—review and editing.</w:t>
      </w:r>
    </w:p>
    <w:p w14:paraId="28D3A0F4" w14:textId="77777777" w:rsidR="00C5046C" w:rsidRDefault="00C5046C" w:rsidP="008961F8">
      <w:pPr>
        <w:rPr>
          <w:rFonts w:ascii="Times New Roman" w:eastAsia="Times New Roman" w:hAnsi="Times New Roman" w:cs="Times New Roman"/>
        </w:rPr>
      </w:pPr>
    </w:p>
    <w:p w14:paraId="7A00E5EB" w14:textId="26C7AC9B" w:rsidR="00C5046C" w:rsidRDefault="00C5046C" w:rsidP="008961F8">
      <w:pPr>
        <w:rPr>
          <w:rFonts w:ascii="Times New Roman" w:eastAsia="Times New Roman" w:hAnsi="Times New Roman" w:cs="Times New Roman"/>
          <w:b/>
          <w:bCs/>
        </w:rPr>
      </w:pPr>
      <w:r w:rsidRPr="00C5046C">
        <w:rPr>
          <w:rFonts w:ascii="Times New Roman" w:eastAsia="Times New Roman" w:hAnsi="Times New Roman" w:cs="Times New Roman"/>
          <w:b/>
          <w:bCs/>
        </w:rPr>
        <w:t>Declaration of generative AI in scientific writing</w:t>
      </w:r>
    </w:p>
    <w:p w14:paraId="7D89D14A" w14:textId="5BE962F1" w:rsidR="00C5046C" w:rsidRDefault="00C5046C" w:rsidP="008961F8">
      <w:pPr>
        <w:rPr>
          <w:rFonts w:ascii="Times New Roman" w:eastAsia="Times New Roman" w:hAnsi="Times New Roman" w:cs="Times New Roman"/>
        </w:rPr>
      </w:pPr>
      <w:r w:rsidRPr="00C5046C">
        <w:rPr>
          <w:rFonts w:ascii="Times New Roman" w:eastAsia="Times New Roman" w:hAnsi="Times New Roman" w:cs="Times New Roman"/>
        </w:rPr>
        <w:t>During the preparation of this work the author(s) used Grammarly in order to edit. After using this tool/service, the author(s) reviewed and edited the content as needed and take(s) full responsibility for the content of the published article.</w:t>
      </w:r>
    </w:p>
    <w:p w14:paraId="5A99C7C9" w14:textId="77777777" w:rsidR="00C5046C" w:rsidRPr="00C5046C" w:rsidRDefault="00C5046C" w:rsidP="008961F8">
      <w:pPr>
        <w:rPr>
          <w:rFonts w:ascii="Times New Roman" w:eastAsia="Times New Roman" w:hAnsi="Times New Roman" w:cs="Times New Roman"/>
          <w:b/>
          <w:bCs/>
        </w:rPr>
      </w:pPr>
    </w:p>
    <w:p w14:paraId="51DD50AF" w14:textId="77777777" w:rsidR="00C5046C" w:rsidRPr="00C5046C" w:rsidRDefault="00C5046C" w:rsidP="00C5046C">
      <w:pPr>
        <w:rPr>
          <w:rFonts w:ascii="Times New Roman" w:eastAsia="Times New Roman" w:hAnsi="Times New Roman" w:cs="Times New Roman"/>
          <w:b/>
          <w:bCs/>
        </w:rPr>
      </w:pPr>
      <w:r w:rsidRPr="00C5046C">
        <w:rPr>
          <w:rFonts w:ascii="Times New Roman" w:eastAsia="Times New Roman" w:hAnsi="Times New Roman" w:cs="Times New Roman"/>
          <w:b/>
          <w:bCs/>
        </w:rPr>
        <w:t>Author Disclosure Statement</w:t>
      </w:r>
    </w:p>
    <w:p w14:paraId="00D742DA" w14:textId="326D1DDF" w:rsidR="00C5046C" w:rsidRDefault="00C5046C" w:rsidP="00C5046C">
      <w:pPr>
        <w:rPr>
          <w:rFonts w:ascii="Times New Roman" w:eastAsia="Times New Roman" w:hAnsi="Times New Roman" w:cs="Times New Roman"/>
        </w:rPr>
      </w:pPr>
      <w:r w:rsidRPr="00C5046C">
        <w:rPr>
          <w:rFonts w:ascii="Times New Roman" w:eastAsia="Times New Roman" w:hAnsi="Times New Roman" w:cs="Times New Roman"/>
        </w:rPr>
        <w:t>No competing financial interests exist.</w:t>
      </w:r>
    </w:p>
    <w:p w14:paraId="166546BC" w14:textId="77777777" w:rsidR="00156A8D" w:rsidRDefault="00156A8D" w:rsidP="00C5046C">
      <w:pPr>
        <w:rPr>
          <w:rFonts w:ascii="Times New Roman" w:eastAsia="Times New Roman" w:hAnsi="Times New Roman" w:cs="Times New Roman"/>
        </w:rPr>
      </w:pPr>
    </w:p>
    <w:p w14:paraId="217FD1E0" w14:textId="2D0D0F20" w:rsidR="00156A8D" w:rsidRDefault="00156A8D" w:rsidP="00C5046C">
      <w:pPr>
        <w:rPr>
          <w:rFonts w:ascii="Times New Roman" w:eastAsia="Times New Roman" w:hAnsi="Times New Roman" w:cs="Times New Roman"/>
          <w:b/>
          <w:bCs/>
        </w:rPr>
      </w:pPr>
      <w:r>
        <w:rPr>
          <w:rFonts w:ascii="Times New Roman" w:eastAsia="Times New Roman" w:hAnsi="Times New Roman" w:cs="Times New Roman"/>
          <w:b/>
          <w:bCs/>
        </w:rPr>
        <w:t>Data Availability</w:t>
      </w:r>
    </w:p>
    <w:p w14:paraId="0C96D5CA" w14:textId="77777777" w:rsidR="00156A8D" w:rsidRDefault="00156A8D" w:rsidP="00C5046C">
      <w:pPr>
        <w:rPr>
          <w:rFonts w:ascii="Times New Roman" w:eastAsia="Times New Roman" w:hAnsi="Times New Roman" w:cs="Times New Roman"/>
        </w:rPr>
      </w:pPr>
      <w:r>
        <w:rPr>
          <w:rFonts w:ascii="Times New Roman" w:eastAsia="Times New Roman" w:hAnsi="Times New Roman" w:cs="Times New Roman"/>
        </w:rPr>
        <w:t xml:space="preserve">The Florida dataset is available upon request from the corresponding author. The California, India, and Jordan datasets are open-access and cited. Code is available at </w:t>
      </w:r>
      <w:hyperlink r:id="rId105" w:history="1">
        <w:r w:rsidRPr="00F57CE6">
          <w:rPr>
            <w:rStyle w:val="Hyperlink"/>
            <w:rFonts w:ascii="Times New Roman" w:eastAsia="Times New Roman" w:hAnsi="Times New Roman" w:cs="Times New Roman"/>
          </w:rPr>
          <w:t>https://github.com/shrinitbabel/TBI-transfer-learning</w:t>
        </w:r>
      </w:hyperlink>
      <w:r>
        <w:rPr>
          <w:rFonts w:ascii="Times New Roman" w:eastAsia="Times New Roman" w:hAnsi="Times New Roman" w:cs="Times New Roman"/>
        </w:rPr>
        <w:t>.</w:t>
      </w:r>
    </w:p>
    <w:p w14:paraId="03D7D822" w14:textId="77777777" w:rsidR="00156A8D" w:rsidRDefault="00156A8D" w:rsidP="00C5046C">
      <w:pPr>
        <w:rPr>
          <w:rFonts w:ascii="Times New Roman" w:eastAsia="Times New Roman" w:hAnsi="Times New Roman" w:cs="Times New Roman"/>
        </w:rPr>
      </w:pPr>
    </w:p>
    <w:p w14:paraId="415F75AA" w14:textId="298C7C18" w:rsidR="00156A8D" w:rsidRDefault="00023E9E" w:rsidP="00C5046C">
      <w:pPr>
        <w:rPr>
          <w:rFonts w:ascii="Times New Roman" w:eastAsia="Times New Roman" w:hAnsi="Times New Roman" w:cs="Times New Roman"/>
        </w:rPr>
      </w:pPr>
      <w:r>
        <w:rPr>
          <w:rFonts w:ascii="Times New Roman" w:eastAsia="Times New Roman" w:hAnsi="Times New Roman" w:cs="Times New Roman"/>
          <w:b/>
          <w:bCs/>
        </w:rPr>
        <w:t>Funding</w:t>
      </w:r>
    </w:p>
    <w:p w14:paraId="41C95F39" w14:textId="3A2099CC" w:rsidR="00023E9E" w:rsidRPr="00023E9E" w:rsidRDefault="00023E9E" w:rsidP="00C5046C">
      <w:pPr>
        <w:rPr>
          <w:rFonts w:ascii="Times New Roman" w:eastAsia="Times New Roman" w:hAnsi="Times New Roman" w:cs="Times New Roman"/>
        </w:rPr>
      </w:pPr>
      <w:r>
        <w:rPr>
          <w:rFonts w:ascii="Times New Roman" w:eastAsia="Times New Roman" w:hAnsi="Times New Roman" w:cs="Times New Roman"/>
        </w:rPr>
        <w:t>This project was supported by USF Research, Innovation &amp; Scholarly Endeavors (RISE).</w:t>
      </w:r>
    </w:p>
    <w:sectPr w:rsidR="00023E9E" w:rsidRPr="00023E9E">
      <w:headerReference w:type="default" r:id="rId106"/>
      <w:footerReference w:type="default" r:id="rId10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A1A1" w14:textId="77777777" w:rsidR="00AD3CC6" w:rsidRDefault="00AD3CC6">
      <w:pPr>
        <w:spacing w:line="240" w:lineRule="auto"/>
      </w:pPr>
      <w:r>
        <w:separator/>
      </w:r>
    </w:p>
  </w:endnote>
  <w:endnote w:type="continuationSeparator" w:id="0">
    <w:p w14:paraId="1E814D26" w14:textId="77777777" w:rsidR="00AD3CC6" w:rsidRDefault="00AD3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2EBC7BD1-0323-4FA2-B0D7-A884136F3027}"/>
    <w:embedItalic r:id="rId2" w:fontKey="{05F8072B-9453-4607-9393-5C02A5F7E020}"/>
  </w:font>
  <w:font w:name="Cardo">
    <w:altName w:val="Calibri"/>
    <w:charset w:val="00"/>
    <w:family w:val="auto"/>
    <w:pitch w:val="default"/>
    <w:embedRegular r:id="rId3" w:fontKey="{3739D027-EDA4-4AE7-B78D-22658069170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0FC2EC8F-12BE-4E70-85C6-C58CA91D6063}"/>
  </w:font>
  <w:font w:name="Cambria">
    <w:panose1 w:val="02040503050406030204"/>
    <w:charset w:val="00"/>
    <w:family w:val="roman"/>
    <w:pitch w:val="variable"/>
    <w:sig w:usb0="E00006FF" w:usb1="420024FF" w:usb2="02000000" w:usb3="00000000" w:csb0="0000019F" w:csb1="00000000"/>
    <w:embedRegular r:id="rId5" w:fontKey="{EB7465E5-6997-4BE4-908B-D3D1A8FEF8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7884" w14:textId="77777777" w:rsidR="006B744E" w:rsidRDefault="006B74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0E0AE" w14:textId="77777777" w:rsidR="00AD3CC6" w:rsidRDefault="00AD3CC6">
      <w:pPr>
        <w:spacing w:line="240" w:lineRule="auto"/>
      </w:pPr>
      <w:r>
        <w:separator/>
      </w:r>
    </w:p>
  </w:footnote>
  <w:footnote w:type="continuationSeparator" w:id="0">
    <w:p w14:paraId="1815D540" w14:textId="77777777" w:rsidR="00AD3CC6" w:rsidRDefault="00AD3C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2645" w14:textId="77777777" w:rsidR="006B744E" w:rsidRDefault="006B744E"/>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init Babel">
    <w15:presenceInfo w15:providerId="AD" w15:userId="S::shrinitbabel@usf.edu::461a9c78-f895-4591-a6a2-9265534f4c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2NDYwtzAzNTC0NDRV0lEKTi0uzszPAykwrAUAiaBgfiwAAAA="/>
  </w:docVars>
  <w:rsids>
    <w:rsidRoot w:val="006B744E"/>
    <w:rsid w:val="00023E9E"/>
    <w:rsid w:val="00055156"/>
    <w:rsid w:val="00081869"/>
    <w:rsid w:val="00082B5F"/>
    <w:rsid w:val="000A32E5"/>
    <w:rsid w:val="001324CE"/>
    <w:rsid w:val="001510BC"/>
    <w:rsid w:val="00156A8D"/>
    <w:rsid w:val="00164280"/>
    <w:rsid w:val="00272D1A"/>
    <w:rsid w:val="00345243"/>
    <w:rsid w:val="003A70F1"/>
    <w:rsid w:val="004304E7"/>
    <w:rsid w:val="0046324A"/>
    <w:rsid w:val="004A2B1B"/>
    <w:rsid w:val="004A39BD"/>
    <w:rsid w:val="004A5EAC"/>
    <w:rsid w:val="005E01F2"/>
    <w:rsid w:val="00633164"/>
    <w:rsid w:val="006B744E"/>
    <w:rsid w:val="006C6AFF"/>
    <w:rsid w:val="00743DEC"/>
    <w:rsid w:val="00756BA0"/>
    <w:rsid w:val="007C0CCF"/>
    <w:rsid w:val="007C3D43"/>
    <w:rsid w:val="0081134A"/>
    <w:rsid w:val="008961F8"/>
    <w:rsid w:val="0092700A"/>
    <w:rsid w:val="009453B0"/>
    <w:rsid w:val="00996D44"/>
    <w:rsid w:val="00A951B6"/>
    <w:rsid w:val="00AA2B16"/>
    <w:rsid w:val="00AB396E"/>
    <w:rsid w:val="00AD06EF"/>
    <w:rsid w:val="00AD3CC6"/>
    <w:rsid w:val="00B33B69"/>
    <w:rsid w:val="00BA42B5"/>
    <w:rsid w:val="00BC3AB7"/>
    <w:rsid w:val="00BD45D1"/>
    <w:rsid w:val="00C5046C"/>
    <w:rsid w:val="00CE79A1"/>
    <w:rsid w:val="00CF1E03"/>
    <w:rsid w:val="00D57CBF"/>
    <w:rsid w:val="00D735AF"/>
    <w:rsid w:val="00DB384F"/>
    <w:rsid w:val="00DB70F1"/>
    <w:rsid w:val="00DC5EC8"/>
    <w:rsid w:val="00E34DFD"/>
    <w:rsid w:val="00F00B32"/>
    <w:rsid w:val="00F276B1"/>
    <w:rsid w:val="00F534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2EE26"/>
  <w15:docId w15:val="{092D5CAF-DA7C-4E4F-899B-24DF470A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D57CBF"/>
    <w:rPr>
      <w:color w:val="0000FF" w:themeColor="hyperlink"/>
      <w:u w:val="single"/>
    </w:rPr>
  </w:style>
  <w:style w:type="character" w:styleId="UnresolvedMention">
    <w:name w:val="Unresolved Mention"/>
    <w:basedOn w:val="DefaultParagraphFont"/>
    <w:uiPriority w:val="99"/>
    <w:semiHidden/>
    <w:unhideWhenUsed/>
    <w:rsid w:val="00D57CBF"/>
    <w:rPr>
      <w:color w:val="605E5C"/>
      <w:shd w:val="clear" w:color="auto" w:fill="E1DFDD"/>
    </w:rPr>
  </w:style>
  <w:style w:type="paragraph" w:styleId="Revision">
    <w:name w:val="Revision"/>
    <w:hidden/>
    <w:uiPriority w:val="99"/>
    <w:semiHidden/>
    <w:rsid w:val="00B33B6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zotero.org/google-docs/?33z2So" TargetMode="External"/><Relationship Id="rId21" Type="http://schemas.openxmlformats.org/officeDocument/2006/relationships/hyperlink" Target="https://www.zotero.org/google-docs/?dzRy1P" TargetMode="External"/><Relationship Id="rId42" Type="http://schemas.openxmlformats.org/officeDocument/2006/relationships/hyperlink" Target="https://www.zotero.org/google-docs/?5opHHO" TargetMode="External"/><Relationship Id="rId47" Type="http://schemas.openxmlformats.org/officeDocument/2006/relationships/hyperlink" Target="https://www.zotero.org/google-docs/?5opHHO" TargetMode="External"/><Relationship Id="rId63" Type="http://schemas.openxmlformats.org/officeDocument/2006/relationships/hyperlink" Target="https://www.zotero.org/google-docs/?5opHHO" TargetMode="External"/><Relationship Id="rId68" Type="http://schemas.openxmlformats.org/officeDocument/2006/relationships/hyperlink" Target="https://www.zotero.org/google-docs/?5opHHO" TargetMode="External"/><Relationship Id="rId84" Type="http://schemas.openxmlformats.org/officeDocument/2006/relationships/hyperlink" Target="https://www.zotero.org/google-docs/?5opHHO" TargetMode="External"/><Relationship Id="rId89" Type="http://schemas.openxmlformats.org/officeDocument/2006/relationships/hyperlink" Target="https://www.zotero.org/google-docs/?5opHHO" TargetMode="External"/><Relationship Id="rId16" Type="http://schemas.openxmlformats.org/officeDocument/2006/relationships/hyperlink" Target="https://www.zotero.org/google-docs/?UORAEw" TargetMode="External"/><Relationship Id="rId107" Type="http://schemas.openxmlformats.org/officeDocument/2006/relationships/footer" Target="footer1.xml"/><Relationship Id="rId11" Type="http://schemas.openxmlformats.org/officeDocument/2006/relationships/hyperlink" Target="https://www.zotero.org/google-docs/?phpja9" TargetMode="External"/><Relationship Id="rId32" Type="http://schemas.openxmlformats.org/officeDocument/2006/relationships/hyperlink" Target="https://www.zotero.org/google-docs/?4B8CBA" TargetMode="External"/><Relationship Id="rId37" Type="http://schemas.openxmlformats.org/officeDocument/2006/relationships/hyperlink" Target="https://www.zotero.org/google-docs/?5opHHO" TargetMode="External"/><Relationship Id="rId53" Type="http://schemas.openxmlformats.org/officeDocument/2006/relationships/hyperlink" Target="https://www.zotero.org/google-docs/?5opHHO" TargetMode="External"/><Relationship Id="rId58" Type="http://schemas.openxmlformats.org/officeDocument/2006/relationships/hyperlink" Target="https://www.zotero.org/google-docs/?5opHHO" TargetMode="External"/><Relationship Id="rId74" Type="http://schemas.openxmlformats.org/officeDocument/2006/relationships/hyperlink" Target="https://www.zotero.org/google-docs/?5opHHO" TargetMode="External"/><Relationship Id="rId79" Type="http://schemas.openxmlformats.org/officeDocument/2006/relationships/hyperlink" Target="https://www.zotero.org/google-docs/?5opHHO" TargetMode="External"/><Relationship Id="rId102" Type="http://schemas.openxmlformats.org/officeDocument/2006/relationships/image" Target="media/image3.png"/><Relationship Id="rId5" Type="http://schemas.openxmlformats.org/officeDocument/2006/relationships/endnotes" Target="endnotes.xml"/><Relationship Id="rId90" Type="http://schemas.openxmlformats.org/officeDocument/2006/relationships/hyperlink" Target="https://www.zotero.org/google-docs/?5opHHO" TargetMode="External"/><Relationship Id="rId95" Type="http://schemas.openxmlformats.org/officeDocument/2006/relationships/hyperlink" Target="https://www.zotero.org/google-docs/?5opHHO" TargetMode="External"/><Relationship Id="rId22" Type="http://schemas.openxmlformats.org/officeDocument/2006/relationships/hyperlink" Target="https://www.zotero.org/google-docs/?rSCmsB" TargetMode="External"/><Relationship Id="rId27" Type="http://schemas.openxmlformats.org/officeDocument/2006/relationships/hyperlink" Target="https://www.zotero.org/google-docs/?LJkhUN" TargetMode="External"/><Relationship Id="rId43" Type="http://schemas.openxmlformats.org/officeDocument/2006/relationships/hyperlink" Target="https://www.zotero.org/google-docs/?5opHHO" TargetMode="External"/><Relationship Id="rId48" Type="http://schemas.openxmlformats.org/officeDocument/2006/relationships/hyperlink" Target="https://www.zotero.org/google-docs/?5opHHO" TargetMode="External"/><Relationship Id="rId64" Type="http://schemas.openxmlformats.org/officeDocument/2006/relationships/hyperlink" Target="https://www.zotero.org/google-docs/?5opHHO" TargetMode="External"/><Relationship Id="rId69" Type="http://schemas.openxmlformats.org/officeDocument/2006/relationships/hyperlink" Target="https://www.zotero.org/google-docs/?5opHHO" TargetMode="External"/><Relationship Id="rId80" Type="http://schemas.openxmlformats.org/officeDocument/2006/relationships/hyperlink" Target="https://www.zotero.org/google-docs/?5opHHO" TargetMode="External"/><Relationship Id="rId85" Type="http://schemas.openxmlformats.org/officeDocument/2006/relationships/hyperlink" Target="https://www.zotero.org/google-docs/?5opHHO" TargetMode="External"/><Relationship Id="rId12" Type="http://schemas.openxmlformats.org/officeDocument/2006/relationships/hyperlink" Target="https://www.zotero.org/google-docs/?yY5QRu" TargetMode="External"/><Relationship Id="rId17" Type="http://schemas.openxmlformats.org/officeDocument/2006/relationships/hyperlink" Target="https://www.zotero.org/google-docs/?FjaZyH" TargetMode="External"/><Relationship Id="rId33" Type="http://schemas.openxmlformats.org/officeDocument/2006/relationships/hyperlink" Target="https://www.zotero.org/google-docs/?a5CxlQ" TargetMode="External"/><Relationship Id="rId38" Type="http://schemas.openxmlformats.org/officeDocument/2006/relationships/hyperlink" Target="https://www.zotero.org/google-docs/?5opHHO" TargetMode="External"/><Relationship Id="rId59" Type="http://schemas.openxmlformats.org/officeDocument/2006/relationships/hyperlink" Target="https://www.zotero.org/google-docs/?5opHHO" TargetMode="External"/><Relationship Id="rId103" Type="http://schemas.openxmlformats.org/officeDocument/2006/relationships/image" Target="media/image4.png"/><Relationship Id="rId108" Type="http://schemas.openxmlformats.org/officeDocument/2006/relationships/fontTable" Target="fontTable.xml"/><Relationship Id="rId54" Type="http://schemas.openxmlformats.org/officeDocument/2006/relationships/hyperlink" Target="https://www.zotero.org/google-docs/?5opHHO" TargetMode="External"/><Relationship Id="rId70" Type="http://schemas.openxmlformats.org/officeDocument/2006/relationships/hyperlink" Target="https://www.zotero.org/google-docs/?5opHHO" TargetMode="External"/><Relationship Id="rId75" Type="http://schemas.openxmlformats.org/officeDocument/2006/relationships/hyperlink" Target="https://www.zotero.org/google-docs/?5opHHO" TargetMode="External"/><Relationship Id="rId91" Type="http://schemas.openxmlformats.org/officeDocument/2006/relationships/hyperlink" Target="https://www.zotero.org/google-docs/?5opHHO" TargetMode="External"/><Relationship Id="rId96" Type="http://schemas.openxmlformats.org/officeDocument/2006/relationships/hyperlink" Target="https://www.zotero.org/google-docs/?5opHHO" TargetMode="External"/><Relationship Id="rId1" Type="http://schemas.openxmlformats.org/officeDocument/2006/relationships/styles" Target="styles.xml"/><Relationship Id="rId6" Type="http://schemas.openxmlformats.org/officeDocument/2006/relationships/hyperlink" Target="https://www.zotero.org/google-docs/?fURk7g" TargetMode="External"/><Relationship Id="rId15" Type="http://schemas.openxmlformats.org/officeDocument/2006/relationships/hyperlink" Target="https://www.zotero.org/google-docs/?EVgN1E" TargetMode="External"/><Relationship Id="rId23" Type="http://schemas.openxmlformats.org/officeDocument/2006/relationships/hyperlink" Target="https://www.zotero.org/google-docs/?Hp2TXw" TargetMode="External"/><Relationship Id="rId28" Type="http://schemas.openxmlformats.org/officeDocument/2006/relationships/hyperlink" Target="https://www.zotero.org/google-docs/?kh12qG" TargetMode="External"/><Relationship Id="rId36" Type="http://schemas.openxmlformats.org/officeDocument/2006/relationships/hyperlink" Target="https://www.zotero.org/google-docs/?5opHHO" TargetMode="External"/><Relationship Id="rId49" Type="http://schemas.openxmlformats.org/officeDocument/2006/relationships/hyperlink" Target="https://www.zotero.org/google-docs/?5opHHO" TargetMode="External"/><Relationship Id="rId57" Type="http://schemas.openxmlformats.org/officeDocument/2006/relationships/hyperlink" Target="https://www.zotero.org/google-docs/?5opHHO" TargetMode="External"/><Relationship Id="rId106" Type="http://schemas.openxmlformats.org/officeDocument/2006/relationships/header" Target="header1.xml"/><Relationship Id="rId10" Type="http://schemas.openxmlformats.org/officeDocument/2006/relationships/hyperlink" Target="https://www.zotero.org/google-docs/?r09Onm" TargetMode="External"/><Relationship Id="rId31" Type="http://schemas.openxmlformats.org/officeDocument/2006/relationships/hyperlink" Target="https://www.zotero.org/google-docs/?VpcOT4" TargetMode="External"/><Relationship Id="rId44" Type="http://schemas.openxmlformats.org/officeDocument/2006/relationships/hyperlink" Target="https://www.zotero.org/google-docs/?5opHHO" TargetMode="External"/><Relationship Id="rId52" Type="http://schemas.openxmlformats.org/officeDocument/2006/relationships/hyperlink" Target="https://www.zotero.org/google-docs/?5opHHO" TargetMode="External"/><Relationship Id="rId60" Type="http://schemas.openxmlformats.org/officeDocument/2006/relationships/hyperlink" Target="https://www.zotero.org/google-docs/?5opHHO" TargetMode="External"/><Relationship Id="rId65" Type="http://schemas.openxmlformats.org/officeDocument/2006/relationships/hyperlink" Target="https://www.zotero.org/google-docs/?5opHHO" TargetMode="External"/><Relationship Id="rId73" Type="http://schemas.openxmlformats.org/officeDocument/2006/relationships/hyperlink" Target="https://www.zotero.org/google-docs/?5opHHO" TargetMode="External"/><Relationship Id="rId78" Type="http://schemas.openxmlformats.org/officeDocument/2006/relationships/hyperlink" Target="https://www.zotero.org/google-docs/?5opHHO" TargetMode="External"/><Relationship Id="rId81" Type="http://schemas.openxmlformats.org/officeDocument/2006/relationships/hyperlink" Target="https://www.zotero.org/google-docs/?5opHHO" TargetMode="External"/><Relationship Id="rId86" Type="http://schemas.openxmlformats.org/officeDocument/2006/relationships/hyperlink" Target="https://www.zotero.org/google-docs/?5opHHO" TargetMode="External"/><Relationship Id="rId94" Type="http://schemas.openxmlformats.org/officeDocument/2006/relationships/hyperlink" Target="https://www.zotero.org/google-docs/?5opHHO" TargetMode="External"/><Relationship Id="rId99" Type="http://schemas.openxmlformats.org/officeDocument/2006/relationships/hyperlink" Target="https://www.zotero.org/google-docs/?5opHHO" TargetMode="External"/><Relationship Id="rId101"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www.zotero.org/google-docs/?fkAumA" TargetMode="External"/><Relationship Id="rId13" Type="http://schemas.openxmlformats.org/officeDocument/2006/relationships/hyperlink" Target="https://www.zotero.org/google-docs/?NVCTUx" TargetMode="External"/><Relationship Id="rId18" Type="http://schemas.openxmlformats.org/officeDocument/2006/relationships/hyperlink" Target="https://www.zotero.org/google-docs/?Qj3ZhS" TargetMode="External"/><Relationship Id="rId39" Type="http://schemas.openxmlformats.org/officeDocument/2006/relationships/hyperlink" Target="https://www.zotero.org/google-docs/?5opHHO" TargetMode="External"/><Relationship Id="rId109" Type="http://schemas.microsoft.com/office/2011/relationships/people" Target="people.xml"/><Relationship Id="rId34" Type="http://schemas.openxmlformats.org/officeDocument/2006/relationships/hyperlink" Target="https://www.zotero.org/google-docs/?5opHHO" TargetMode="External"/><Relationship Id="rId50" Type="http://schemas.openxmlformats.org/officeDocument/2006/relationships/hyperlink" Target="https://www.zotero.org/google-docs/?5opHHO" TargetMode="External"/><Relationship Id="rId55" Type="http://schemas.openxmlformats.org/officeDocument/2006/relationships/hyperlink" Target="https://www.zotero.org/google-docs/?5opHHO" TargetMode="External"/><Relationship Id="rId76" Type="http://schemas.openxmlformats.org/officeDocument/2006/relationships/hyperlink" Target="https://www.zotero.org/google-docs/?5opHHO" TargetMode="External"/><Relationship Id="rId97" Type="http://schemas.openxmlformats.org/officeDocument/2006/relationships/hyperlink" Target="https://www.zotero.org/google-docs/?5opHHO" TargetMode="External"/><Relationship Id="rId104" Type="http://schemas.openxmlformats.org/officeDocument/2006/relationships/image" Target="media/image5.png"/><Relationship Id="rId7" Type="http://schemas.openxmlformats.org/officeDocument/2006/relationships/hyperlink" Target="https://www.zotero.org/google-docs/?QCa48a" TargetMode="External"/><Relationship Id="rId71" Type="http://schemas.openxmlformats.org/officeDocument/2006/relationships/hyperlink" Target="https://www.zotero.org/google-docs/?5opHHO" TargetMode="External"/><Relationship Id="rId92" Type="http://schemas.openxmlformats.org/officeDocument/2006/relationships/hyperlink" Target="https://www.zotero.org/google-docs/?5opHHO" TargetMode="External"/><Relationship Id="rId2" Type="http://schemas.openxmlformats.org/officeDocument/2006/relationships/settings" Target="settings.xml"/><Relationship Id="rId29" Type="http://schemas.openxmlformats.org/officeDocument/2006/relationships/hyperlink" Target="https://www.zotero.org/google-docs/?Fauwbp" TargetMode="External"/><Relationship Id="rId24" Type="http://schemas.openxmlformats.org/officeDocument/2006/relationships/hyperlink" Target="https://www.zotero.org/google-docs/?vdkYA4" TargetMode="External"/><Relationship Id="rId40" Type="http://schemas.openxmlformats.org/officeDocument/2006/relationships/hyperlink" Target="https://www.zotero.org/google-docs/?5opHHO" TargetMode="External"/><Relationship Id="rId45" Type="http://schemas.openxmlformats.org/officeDocument/2006/relationships/hyperlink" Target="https://www.zotero.org/google-docs/?5opHHO" TargetMode="External"/><Relationship Id="rId66" Type="http://schemas.openxmlformats.org/officeDocument/2006/relationships/hyperlink" Target="https://www.zotero.org/google-docs/?5opHHO" TargetMode="External"/><Relationship Id="rId87" Type="http://schemas.openxmlformats.org/officeDocument/2006/relationships/hyperlink" Target="https://www.zotero.org/google-docs/?5opHHO" TargetMode="External"/><Relationship Id="rId110" Type="http://schemas.openxmlformats.org/officeDocument/2006/relationships/theme" Target="theme/theme1.xml"/><Relationship Id="rId61" Type="http://schemas.openxmlformats.org/officeDocument/2006/relationships/hyperlink" Target="https://www.zotero.org/google-docs/?5opHHO" TargetMode="External"/><Relationship Id="rId82" Type="http://schemas.openxmlformats.org/officeDocument/2006/relationships/hyperlink" Target="https://www.zotero.org/google-docs/?5opHHO" TargetMode="External"/><Relationship Id="rId19" Type="http://schemas.openxmlformats.org/officeDocument/2006/relationships/hyperlink" Target="https://www.zotero.org/google-docs/?R4ttbP" TargetMode="External"/><Relationship Id="rId14" Type="http://schemas.openxmlformats.org/officeDocument/2006/relationships/hyperlink" Target="https://www.zotero.org/google-docs/?TDuQev" TargetMode="External"/><Relationship Id="rId30" Type="http://schemas.openxmlformats.org/officeDocument/2006/relationships/hyperlink" Target="https://www.zotero.org/google-docs/?E6hMQ2" TargetMode="External"/><Relationship Id="rId35" Type="http://schemas.openxmlformats.org/officeDocument/2006/relationships/hyperlink" Target="https://www.zotero.org/google-docs/?5opHHO" TargetMode="External"/><Relationship Id="rId56" Type="http://schemas.openxmlformats.org/officeDocument/2006/relationships/hyperlink" Target="https://www.zotero.org/google-docs/?5opHHO" TargetMode="External"/><Relationship Id="rId77" Type="http://schemas.openxmlformats.org/officeDocument/2006/relationships/hyperlink" Target="https://www.zotero.org/google-docs/?5opHHO" TargetMode="External"/><Relationship Id="rId100" Type="http://schemas.openxmlformats.org/officeDocument/2006/relationships/image" Target="media/image1.png"/><Relationship Id="rId105" Type="http://schemas.openxmlformats.org/officeDocument/2006/relationships/hyperlink" Target="https://github.com/shrinitbabel/TBI-transfer-learning" TargetMode="External"/><Relationship Id="rId8" Type="http://schemas.openxmlformats.org/officeDocument/2006/relationships/hyperlink" Target="https://www.zotero.org/google-docs/?rnnIWw" TargetMode="External"/><Relationship Id="rId51" Type="http://schemas.openxmlformats.org/officeDocument/2006/relationships/hyperlink" Target="https://www.zotero.org/google-docs/?5opHHO" TargetMode="External"/><Relationship Id="rId72" Type="http://schemas.openxmlformats.org/officeDocument/2006/relationships/hyperlink" Target="https://www.zotero.org/google-docs/?5opHHO" TargetMode="External"/><Relationship Id="rId93" Type="http://schemas.openxmlformats.org/officeDocument/2006/relationships/hyperlink" Target="https://www.zotero.org/google-docs/?5opHHO" TargetMode="External"/><Relationship Id="rId98" Type="http://schemas.openxmlformats.org/officeDocument/2006/relationships/hyperlink" Target="https://www.zotero.org/google-docs/?5opHHO" TargetMode="External"/><Relationship Id="rId3" Type="http://schemas.openxmlformats.org/officeDocument/2006/relationships/webSettings" Target="webSettings.xml"/><Relationship Id="rId25" Type="http://schemas.openxmlformats.org/officeDocument/2006/relationships/hyperlink" Target="https://www.zotero.org/google-docs/?QerJo4" TargetMode="External"/><Relationship Id="rId46" Type="http://schemas.openxmlformats.org/officeDocument/2006/relationships/hyperlink" Target="https://www.zotero.org/google-docs/?5opHHO" TargetMode="External"/><Relationship Id="rId67" Type="http://schemas.openxmlformats.org/officeDocument/2006/relationships/hyperlink" Target="https://www.zotero.org/google-docs/?5opHHO" TargetMode="External"/><Relationship Id="rId20" Type="http://schemas.openxmlformats.org/officeDocument/2006/relationships/hyperlink" Target="https://www.zotero.org/google-docs/?PbfyvO" TargetMode="External"/><Relationship Id="rId41" Type="http://schemas.openxmlformats.org/officeDocument/2006/relationships/hyperlink" Target="https://www.zotero.org/google-docs/?5opHHO" TargetMode="External"/><Relationship Id="rId62" Type="http://schemas.openxmlformats.org/officeDocument/2006/relationships/hyperlink" Target="https://www.zotero.org/google-docs/?5opHHO" TargetMode="External"/><Relationship Id="rId83" Type="http://schemas.openxmlformats.org/officeDocument/2006/relationships/hyperlink" Target="https://www.zotero.org/google-docs/?5opHHO" TargetMode="External"/><Relationship Id="rId88" Type="http://schemas.openxmlformats.org/officeDocument/2006/relationships/hyperlink" Target="https://www.zotero.org/google-docs/?5opHH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17</Pages>
  <Words>5652</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Shrinit Babel</cp:lastModifiedBy>
  <cp:revision>10</cp:revision>
  <dcterms:created xsi:type="dcterms:W3CDTF">2025-10-07T12:29:00Z</dcterms:created>
  <dcterms:modified xsi:type="dcterms:W3CDTF">2026-06-26T23:54:00Z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153ea168-069e-499b-bdfc-a08553ab2f01</vt:lpwstr>
  </property>
</Properties>
</file>